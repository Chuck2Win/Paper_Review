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2AB4C5" w14:textId="3AD57BB8" w:rsidR="009E312B" w:rsidRPr="00491E58" w:rsidRDefault="00A81AA6" w:rsidP="00491E58">
      <w:pPr>
        <w:pStyle w:val="a4"/>
        <w:rPr>
          <w:rFonts w:ascii="Consolas" w:hAnsi="Consolas"/>
          <w:b/>
        </w:rPr>
      </w:pPr>
      <w:proofErr w:type="gramStart"/>
      <w:r w:rsidRPr="00491E58">
        <w:rPr>
          <w:rFonts w:ascii="Consolas" w:hAnsi="Consolas"/>
          <w:b/>
        </w:rPr>
        <w:t xml:space="preserve">[ </w:t>
      </w:r>
      <w:proofErr w:type="spellStart"/>
      <w:r w:rsidRPr="00491E58">
        <w:rPr>
          <w:rFonts w:ascii="Consolas" w:hAnsi="Consolas"/>
          <w:b/>
        </w:rPr>
        <w:t>Prophetnet</w:t>
      </w:r>
      <w:proofErr w:type="spellEnd"/>
      <w:proofErr w:type="gramEnd"/>
      <w:r w:rsidRPr="00491E58">
        <w:rPr>
          <w:rFonts w:ascii="Consolas" w:hAnsi="Consolas"/>
          <w:b/>
        </w:rPr>
        <w:t xml:space="preserve"> : Predicting Future N gram for Sequence-to-Sequence Pre-training . 2019]</w:t>
      </w:r>
    </w:p>
    <w:p w14:paraId="4794A9CC" w14:textId="57C7519A" w:rsidR="00A81AA6" w:rsidRPr="00491E58" w:rsidRDefault="00491E58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 xml:space="preserve">1. </w:t>
      </w:r>
      <w:r w:rsidR="00A81AA6" w:rsidRPr="00491E58">
        <w:rPr>
          <w:rFonts w:ascii="Consolas" w:hAnsi="Consolas"/>
        </w:rPr>
        <w:t>핵심</w:t>
      </w:r>
      <w:r w:rsidR="00A81AA6" w:rsidRPr="00491E58">
        <w:rPr>
          <w:rFonts w:ascii="Consolas" w:hAnsi="Consolas"/>
        </w:rPr>
        <w:t xml:space="preserve"> </w:t>
      </w:r>
      <w:r w:rsidR="00A81AA6" w:rsidRPr="00491E58">
        <w:rPr>
          <w:rFonts w:ascii="Consolas" w:hAnsi="Consolas"/>
        </w:rPr>
        <w:t>정리</w:t>
      </w:r>
      <w:r w:rsidR="00A81AA6" w:rsidRPr="00491E58">
        <w:rPr>
          <w:rFonts w:ascii="Consolas" w:hAnsi="Consolas"/>
        </w:rPr>
        <w:t xml:space="preserve"> </w:t>
      </w:r>
    </w:p>
    <w:p w14:paraId="11753687" w14:textId="29F6F8C7" w:rsidR="00A81AA6" w:rsidRPr="00491E58" w:rsidRDefault="00A81AA6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 xml:space="preserve">Future n gram prediction (by n stream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 xml:space="preserve"> mechanism&lt;-</w:t>
      </w:r>
      <w:proofErr w:type="spellStart"/>
      <w:r w:rsidRPr="00491E58">
        <w:rPr>
          <w:rFonts w:ascii="Consolas" w:hAnsi="Consolas"/>
        </w:rPr>
        <w:t>XLnet</w:t>
      </w:r>
      <w:proofErr w:type="spellEnd"/>
      <w:r w:rsidRPr="00491E58">
        <w:rPr>
          <w:rFonts w:ascii="Consolas" w:hAnsi="Consolas"/>
        </w:rPr>
        <w:t>에서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나옴</w:t>
      </w:r>
      <w:r w:rsidRPr="00491E58">
        <w:rPr>
          <w:rFonts w:ascii="Consolas" w:hAnsi="Consolas"/>
        </w:rPr>
        <w:t xml:space="preserve">) </w:t>
      </w:r>
    </w:p>
    <w:p w14:paraId="5A26B8C1" w14:textId="2CDFFA91" w:rsidR="00A81AA6" w:rsidRPr="00491E58" w:rsidRDefault="00A81AA6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그로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인해서</w:t>
      </w:r>
      <w:r w:rsidRPr="00491E58">
        <w:rPr>
          <w:rFonts w:ascii="Consolas" w:hAnsi="Consolas"/>
        </w:rPr>
        <w:t xml:space="preserve"> local</w:t>
      </w:r>
      <w:r w:rsidRPr="00491E58">
        <w:rPr>
          <w:rFonts w:ascii="Consolas" w:hAnsi="Consolas"/>
        </w:rPr>
        <w:t>에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집중하는</w:t>
      </w:r>
      <w:r w:rsidRPr="00491E58">
        <w:rPr>
          <w:rFonts w:ascii="Consolas" w:hAnsi="Consolas"/>
        </w:rPr>
        <w:t xml:space="preserve"> overfitting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방지하고</w:t>
      </w:r>
      <w:r w:rsidRPr="00491E58">
        <w:rPr>
          <w:rFonts w:ascii="Consolas" w:hAnsi="Consolas"/>
        </w:rPr>
        <w:t xml:space="preserve">, </w:t>
      </w:r>
      <w:r w:rsidRPr="00491E58">
        <w:rPr>
          <w:rFonts w:ascii="Consolas" w:hAnsi="Consolas"/>
        </w:rPr>
        <w:t>전체적인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문맥에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의존</w:t>
      </w:r>
    </w:p>
    <w:p w14:paraId="279C63AB" w14:textId="36AE0D67" w:rsidR="00A81AA6" w:rsidRPr="00491E58" w:rsidRDefault="00A81AA6" w:rsidP="00571CEA">
      <w:pPr>
        <w:pStyle w:val="a4"/>
        <w:jc w:val="center"/>
        <w:rPr>
          <w:rFonts w:ascii="Consolas" w:hAnsi="Consolas"/>
        </w:rPr>
        <w:pPrChange w:id="0" w:author="옥창원" w:date="2020-08-24T13:20:00Z">
          <w:pPr>
            <w:pStyle w:val="a4"/>
          </w:pPr>
        </w:pPrChange>
      </w:pPr>
      <w:r w:rsidRPr="00491E58">
        <w:rPr>
          <w:rFonts w:ascii="Consolas" w:hAnsi="Consolas"/>
          <w:noProof/>
        </w:rPr>
        <w:drawing>
          <wp:inline distT="0" distB="0" distL="0" distR="0" wp14:anchorId="5C372E8D" wp14:editId="6C2FE7E2">
            <wp:extent cx="2861006" cy="170436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8900" cy="170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4EC61" w14:textId="55140C31" w:rsidR="00A81AA6" w:rsidRPr="00491E58" w:rsidRDefault="00491E58" w:rsidP="00491E58">
      <w:pPr>
        <w:pStyle w:val="a4"/>
        <w:rPr>
          <w:rFonts w:ascii="Consolas" w:hAnsi="Consolas"/>
          <w:b/>
        </w:rPr>
      </w:pPr>
      <w:r w:rsidRPr="00491E58">
        <w:rPr>
          <w:rFonts w:ascii="Consolas" w:hAnsi="Consolas"/>
          <w:b/>
        </w:rPr>
        <w:t xml:space="preserve">2. </w:t>
      </w:r>
      <w:r w:rsidR="00A81AA6" w:rsidRPr="00491E58">
        <w:rPr>
          <w:rFonts w:ascii="Consolas" w:hAnsi="Consolas"/>
          <w:b/>
        </w:rPr>
        <w:t>Introduction</w:t>
      </w:r>
    </w:p>
    <w:p w14:paraId="595E73E2" w14:textId="499C734D" w:rsidR="00A81AA6" w:rsidRPr="00491E58" w:rsidRDefault="00A81AA6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AR based model</w:t>
      </w:r>
      <w:r w:rsidRPr="00491E58">
        <w:rPr>
          <w:rFonts w:ascii="Consolas" w:hAnsi="Consolas"/>
        </w:rPr>
        <w:t>의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경우엔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가장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최신의</w:t>
      </w:r>
      <w:r w:rsidRPr="00491E58">
        <w:rPr>
          <w:rFonts w:ascii="Consolas" w:hAnsi="Consolas"/>
        </w:rPr>
        <w:t xml:space="preserve"> token</w:t>
      </w:r>
      <w:r w:rsidRPr="00491E58">
        <w:rPr>
          <w:rFonts w:ascii="Consolas" w:hAnsi="Consolas"/>
        </w:rPr>
        <w:t>에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집중함</w:t>
      </w:r>
      <w:r w:rsidRPr="00491E58">
        <w:rPr>
          <w:rFonts w:ascii="Consolas" w:hAnsi="Consolas"/>
        </w:rPr>
        <w:t xml:space="preserve"> </w:t>
      </w:r>
    </w:p>
    <w:p w14:paraId="12001C21" w14:textId="37C57B22" w:rsidR="00A81AA6" w:rsidRPr="00491E58" w:rsidRDefault="00A81AA6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이유로는</w:t>
      </w:r>
      <w:r w:rsidRPr="00491E58">
        <w:rPr>
          <w:rFonts w:ascii="Consolas" w:hAnsi="Consolas"/>
        </w:rPr>
        <w:t>, Local correlation</w:t>
      </w:r>
      <w:r w:rsidRPr="00491E58">
        <w:rPr>
          <w:rFonts w:ascii="Consolas" w:hAnsi="Consolas"/>
        </w:rPr>
        <w:t>이</w:t>
      </w:r>
      <w:r w:rsidRPr="00491E58">
        <w:rPr>
          <w:rFonts w:ascii="Consolas" w:hAnsi="Consolas"/>
        </w:rPr>
        <w:t xml:space="preserve"> long term dependencies</w:t>
      </w:r>
      <w:r w:rsidRPr="00491E58">
        <w:rPr>
          <w:rFonts w:ascii="Consolas" w:hAnsi="Consolas"/>
        </w:rPr>
        <w:t>보다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강하기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때문이고</w:t>
      </w:r>
      <w:r w:rsidRPr="00491E58">
        <w:rPr>
          <w:rFonts w:ascii="Consolas" w:hAnsi="Consolas"/>
        </w:rPr>
        <w:t xml:space="preserve">, Decoder </w:t>
      </w:r>
      <w:r w:rsidRPr="00491E58">
        <w:rPr>
          <w:rFonts w:ascii="Consolas" w:hAnsi="Consolas"/>
        </w:rPr>
        <w:t>학습시</w:t>
      </w:r>
      <w:r w:rsidRPr="00491E58">
        <w:rPr>
          <w:rFonts w:ascii="Consolas" w:hAnsi="Consolas"/>
        </w:rPr>
        <w:t xml:space="preserve"> Teacher Forcing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쓰기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때문에</w:t>
      </w:r>
      <w:r w:rsidRPr="00491E58">
        <w:rPr>
          <w:rFonts w:ascii="Consolas" w:hAnsi="Consolas"/>
        </w:rPr>
        <w:t xml:space="preserve"> future token planning</w:t>
      </w:r>
      <w:r w:rsidRPr="00491E58">
        <w:rPr>
          <w:rFonts w:ascii="Consolas" w:hAnsi="Consolas"/>
        </w:rPr>
        <w:t>과</w:t>
      </w:r>
      <w:r w:rsidRPr="00491E58">
        <w:rPr>
          <w:rFonts w:ascii="Consolas" w:hAnsi="Consolas"/>
        </w:rPr>
        <w:t xml:space="preserve"> modeling </w:t>
      </w:r>
      <w:r w:rsidRPr="00491E58">
        <w:rPr>
          <w:rFonts w:ascii="Consolas" w:hAnsi="Consolas"/>
        </w:rPr>
        <w:t>사이의</w:t>
      </w:r>
      <w:r w:rsidRPr="00491E58">
        <w:rPr>
          <w:rFonts w:ascii="Consolas" w:hAnsi="Consolas"/>
        </w:rPr>
        <w:t xml:space="preserve"> bias</w:t>
      </w:r>
      <w:r w:rsidRPr="00491E58">
        <w:rPr>
          <w:rFonts w:ascii="Consolas" w:hAnsi="Consolas"/>
        </w:rPr>
        <w:t>가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없다</w:t>
      </w:r>
      <w:r w:rsidRPr="00491E58">
        <w:rPr>
          <w:rFonts w:ascii="Consolas" w:hAnsi="Consolas"/>
        </w:rPr>
        <w:t xml:space="preserve">. </w:t>
      </w:r>
      <w:proofErr w:type="gramStart"/>
      <w:r w:rsidRPr="00491E58">
        <w:rPr>
          <w:rFonts w:ascii="Consolas" w:hAnsi="Consolas"/>
          <w:u w:val="single"/>
        </w:rPr>
        <w:t xml:space="preserve">( </w:t>
      </w:r>
      <w:r w:rsidRPr="00491E58">
        <w:rPr>
          <w:rFonts w:ascii="Consolas" w:hAnsi="Consolas"/>
          <w:u w:val="single"/>
        </w:rPr>
        <w:t>후자의</w:t>
      </w:r>
      <w:proofErr w:type="gramEnd"/>
      <w:r w:rsidRPr="00491E58">
        <w:rPr>
          <w:rFonts w:ascii="Consolas" w:hAnsi="Consolas"/>
          <w:u w:val="single"/>
        </w:rPr>
        <w:t xml:space="preserve"> </w:t>
      </w:r>
      <w:r w:rsidRPr="00491E58">
        <w:rPr>
          <w:rFonts w:ascii="Consolas" w:hAnsi="Consolas"/>
          <w:u w:val="single"/>
        </w:rPr>
        <w:t>말의</w:t>
      </w:r>
      <w:r w:rsidRPr="00491E58">
        <w:rPr>
          <w:rFonts w:ascii="Consolas" w:hAnsi="Consolas"/>
          <w:u w:val="single"/>
        </w:rPr>
        <w:t xml:space="preserve"> </w:t>
      </w:r>
      <w:r w:rsidRPr="00491E58">
        <w:rPr>
          <w:rFonts w:ascii="Consolas" w:hAnsi="Consolas"/>
          <w:u w:val="single"/>
        </w:rPr>
        <w:t>경우</w:t>
      </w:r>
      <w:r w:rsidRPr="00491E58">
        <w:rPr>
          <w:rFonts w:ascii="Consolas" w:hAnsi="Consolas"/>
          <w:u w:val="single"/>
        </w:rPr>
        <w:t xml:space="preserve">, </w:t>
      </w:r>
      <w:r w:rsidR="001B7070" w:rsidRPr="00491E58">
        <w:rPr>
          <w:rFonts w:ascii="Consolas" w:hAnsi="Consolas"/>
          <w:u w:val="single"/>
        </w:rPr>
        <w:t>잘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이해가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되지는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않지만</w:t>
      </w:r>
      <w:r w:rsidR="001B7070" w:rsidRPr="00491E58">
        <w:rPr>
          <w:rFonts w:ascii="Consolas" w:hAnsi="Consolas"/>
          <w:u w:val="single"/>
        </w:rPr>
        <w:t xml:space="preserve">, </w:t>
      </w:r>
      <w:r w:rsidR="001B7070" w:rsidRPr="00491E58">
        <w:rPr>
          <w:rFonts w:ascii="Consolas" w:hAnsi="Consolas"/>
          <w:u w:val="single"/>
        </w:rPr>
        <w:t>짐작으로는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실제</w:t>
      </w:r>
      <w:r w:rsidR="001B7070" w:rsidRPr="00491E58">
        <w:rPr>
          <w:rFonts w:ascii="Consolas" w:hAnsi="Consolas"/>
          <w:u w:val="single"/>
        </w:rPr>
        <w:t xml:space="preserve"> test</w:t>
      </w:r>
      <w:r w:rsidR="001B7070" w:rsidRPr="00491E58">
        <w:rPr>
          <w:rFonts w:ascii="Consolas" w:hAnsi="Consolas"/>
          <w:u w:val="single"/>
        </w:rPr>
        <w:t>시로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생각을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해보면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이전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시점의</w:t>
      </w:r>
      <w:r w:rsidR="001B7070" w:rsidRPr="00491E58">
        <w:rPr>
          <w:rFonts w:ascii="Consolas" w:hAnsi="Consolas"/>
          <w:u w:val="single"/>
        </w:rPr>
        <w:t xml:space="preserve"> output</w:t>
      </w:r>
      <w:r w:rsidR="001B7070" w:rsidRPr="00491E58">
        <w:rPr>
          <w:rFonts w:ascii="Consolas" w:hAnsi="Consolas"/>
          <w:u w:val="single"/>
        </w:rPr>
        <w:t>을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다음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시점의</w:t>
      </w:r>
      <w:r w:rsidR="001B7070" w:rsidRPr="00491E58">
        <w:rPr>
          <w:rFonts w:ascii="Consolas" w:hAnsi="Consolas"/>
          <w:u w:val="single"/>
        </w:rPr>
        <w:t xml:space="preserve"> input</w:t>
      </w:r>
      <w:r w:rsidR="001B7070" w:rsidRPr="00491E58">
        <w:rPr>
          <w:rFonts w:ascii="Consolas" w:hAnsi="Consolas"/>
          <w:u w:val="single"/>
        </w:rPr>
        <w:t>으로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쓰는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데</w:t>
      </w:r>
      <w:r w:rsidR="001B7070" w:rsidRPr="00491E58">
        <w:rPr>
          <w:rFonts w:ascii="Consolas" w:hAnsi="Consolas"/>
          <w:u w:val="single"/>
        </w:rPr>
        <w:t xml:space="preserve">, </w:t>
      </w:r>
      <w:r w:rsidR="001B7070" w:rsidRPr="00491E58">
        <w:rPr>
          <w:rFonts w:ascii="Consolas" w:hAnsi="Consolas"/>
          <w:u w:val="single"/>
        </w:rPr>
        <w:t>이전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시점의</w:t>
      </w:r>
      <w:r w:rsidR="001B7070" w:rsidRPr="00491E58">
        <w:rPr>
          <w:rFonts w:ascii="Consolas" w:hAnsi="Consolas"/>
          <w:u w:val="single"/>
        </w:rPr>
        <w:t xml:space="preserve"> output</w:t>
      </w:r>
      <w:r w:rsidR="001B7070" w:rsidRPr="00491E58">
        <w:rPr>
          <w:rFonts w:ascii="Consolas" w:hAnsi="Consolas"/>
          <w:u w:val="single"/>
        </w:rPr>
        <w:t>을</w:t>
      </w:r>
      <w:r w:rsidR="001B7070" w:rsidRPr="00491E58">
        <w:rPr>
          <w:rFonts w:ascii="Consolas" w:hAnsi="Consolas"/>
          <w:u w:val="single"/>
        </w:rPr>
        <w:t xml:space="preserve"> planning</w:t>
      </w:r>
      <w:r w:rsidR="001B7070" w:rsidRPr="00491E58">
        <w:rPr>
          <w:rFonts w:ascii="Consolas" w:hAnsi="Consolas"/>
          <w:u w:val="single"/>
        </w:rPr>
        <w:t>이라고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하고</w:t>
      </w:r>
      <w:r w:rsidR="001B7070" w:rsidRPr="00491E58">
        <w:rPr>
          <w:rFonts w:ascii="Consolas" w:hAnsi="Consolas"/>
          <w:u w:val="single"/>
        </w:rPr>
        <w:t xml:space="preserve">, </w:t>
      </w:r>
      <w:r w:rsidR="001B7070" w:rsidRPr="00491E58">
        <w:rPr>
          <w:rFonts w:ascii="Consolas" w:hAnsi="Consolas"/>
          <w:u w:val="single"/>
        </w:rPr>
        <w:t>그냥</w:t>
      </w:r>
      <w:r w:rsidR="001B7070" w:rsidRPr="00491E58">
        <w:rPr>
          <w:rFonts w:ascii="Consolas" w:hAnsi="Consolas"/>
          <w:u w:val="single"/>
        </w:rPr>
        <w:t xml:space="preserve"> teacher forcing</w:t>
      </w:r>
      <w:r w:rsidR="001B7070" w:rsidRPr="00491E58">
        <w:rPr>
          <w:rFonts w:ascii="Consolas" w:hAnsi="Consolas"/>
          <w:u w:val="single"/>
        </w:rPr>
        <w:t>으로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이전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시점의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실제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결과를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주는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것을</w:t>
      </w:r>
      <w:r w:rsidR="001B7070" w:rsidRPr="00491E58">
        <w:rPr>
          <w:rFonts w:ascii="Consolas" w:hAnsi="Consolas"/>
          <w:u w:val="single"/>
        </w:rPr>
        <w:t xml:space="preserve"> modeling</w:t>
      </w:r>
      <w:r w:rsidR="001B7070" w:rsidRPr="00491E58">
        <w:rPr>
          <w:rFonts w:ascii="Consolas" w:hAnsi="Consolas"/>
          <w:u w:val="single"/>
        </w:rPr>
        <w:t>이라고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하면</w:t>
      </w:r>
      <w:r w:rsidR="001B7070" w:rsidRPr="00491E58">
        <w:rPr>
          <w:rFonts w:ascii="Consolas" w:hAnsi="Consolas"/>
          <w:u w:val="single"/>
        </w:rPr>
        <w:t xml:space="preserve">, </w:t>
      </w:r>
      <w:r w:rsidR="001B7070" w:rsidRPr="00491E58">
        <w:rPr>
          <w:rFonts w:ascii="Consolas" w:hAnsi="Consolas"/>
          <w:u w:val="single"/>
        </w:rPr>
        <w:t>이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둘에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대한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차이가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없다는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것을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나타내는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말</w:t>
      </w:r>
      <w:r w:rsidR="001B7070" w:rsidRPr="00491E58">
        <w:rPr>
          <w:rFonts w:ascii="Consolas" w:hAnsi="Consolas"/>
          <w:u w:val="single"/>
        </w:rPr>
        <w:t xml:space="preserve"> </w:t>
      </w:r>
      <w:r w:rsidR="001B7070" w:rsidRPr="00491E58">
        <w:rPr>
          <w:rFonts w:ascii="Consolas" w:hAnsi="Consolas"/>
          <w:u w:val="single"/>
        </w:rPr>
        <w:t>같음</w:t>
      </w:r>
      <w:r w:rsidR="001B7070" w:rsidRPr="00491E58">
        <w:rPr>
          <w:rFonts w:ascii="Consolas" w:hAnsi="Consolas"/>
          <w:u w:val="single"/>
        </w:rPr>
        <w:t xml:space="preserve"> )</w:t>
      </w:r>
    </w:p>
    <w:p w14:paraId="2E1194C1" w14:textId="0A1B1067" w:rsidR="001B7070" w:rsidRPr="00491E58" w:rsidRDefault="001B7070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추가로</w:t>
      </w:r>
      <w:r w:rsidRPr="00491E58">
        <w:rPr>
          <w:rFonts w:ascii="Consolas" w:hAnsi="Consolas"/>
        </w:rPr>
        <w:t xml:space="preserve"> Greedy Decoding</w:t>
      </w:r>
      <w:r w:rsidRPr="00491E58">
        <w:rPr>
          <w:rFonts w:ascii="Consolas" w:hAnsi="Consolas"/>
        </w:rPr>
        <w:t>하는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것이</w:t>
      </w:r>
      <w:r w:rsidRPr="00491E58">
        <w:rPr>
          <w:rFonts w:ascii="Consolas" w:hAnsi="Consolas"/>
        </w:rPr>
        <w:t xml:space="preserve"> beam search</w:t>
      </w:r>
      <w:r w:rsidRPr="00491E58">
        <w:rPr>
          <w:rFonts w:ascii="Consolas" w:hAnsi="Consolas"/>
        </w:rPr>
        <w:t>보다</w:t>
      </w:r>
      <w:r w:rsidRPr="00491E58">
        <w:rPr>
          <w:rFonts w:ascii="Consolas" w:hAnsi="Consolas"/>
        </w:rPr>
        <w:t xml:space="preserve"> local</w:t>
      </w:r>
      <w:r w:rsidRPr="00491E58">
        <w:rPr>
          <w:rFonts w:ascii="Consolas" w:hAnsi="Consolas"/>
        </w:rPr>
        <w:t>에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더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집중하게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만든다고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한다</w:t>
      </w:r>
      <w:r w:rsidRPr="00491E58">
        <w:rPr>
          <w:rFonts w:ascii="Consolas" w:hAnsi="Consolas"/>
        </w:rPr>
        <w:t>.</w:t>
      </w:r>
    </w:p>
    <w:p w14:paraId="4B50F644" w14:textId="329440AD" w:rsidR="001B7070" w:rsidRPr="00491E58" w:rsidRDefault="001B7070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그래서</w:t>
      </w:r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ProphetNet</w:t>
      </w:r>
      <w:proofErr w:type="spellEnd"/>
      <w:r w:rsidRPr="00491E58">
        <w:rPr>
          <w:rFonts w:ascii="Consolas" w:hAnsi="Consolas"/>
        </w:rPr>
        <w:t>은</w:t>
      </w:r>
      <w:r w:rsidRPr="00491E58">
        <w:rPr>
          <w:rFonts w:ascii="Consolas" w:hAnsi="Consolas"/>
        </w:rPr>
        <w:t xml:space="preserve"> future n gram prediction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쓴다</w:t>
      </w:r>
      <w:r w:rsidRPr="00491E58">
        <w:rPr>
          <w:rFonts w:ascii="Consolas" w:hAnsi="Consolas"/>
        </w:rPr>
        <w:t>. Future n gram</w:t>
      </w:r>
      <w:r w:rsidRPr="00491E58">
        <w:rPr>
          <w:rFonts w:ascii="Consolas" w:hAnsi="Consolas"/>
        </w:rPr>
        <w:t>이</w:t>
      </w:r>
      <w:r w:rsidRPr="00491E58">
        <w:rPr>
          <w:rFonts w:ascii="Consolas" w:hAnsi="Consolas"/>
        </w:rPr>
        <w:t xml:space="preserve"> extra guidance</w:t>
      </w:r>
      <w:r w:rsidRPr="00491E58">
        <w:rPr>
          <w:rFonts w:ascii="Consolas" w:hAnsi="Consolas"/>
        </w:rPr>
        <w:t>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활용되고</w:t>
      </w:r>
      <w:r w:rsidRPr="00491E58">
        <w:rPr>
          <w:rFonts w:ascii="Consolas" w:hAnsi="Consolas"/>
        </w:rPr>
        <w:t xml:space="preserve">, </w:t>
      </w:r>
      <w:r w:rsidRPr="00491E58">
        <w:rPr>
          <w:rFonts w:ascii="Consolas" w:hAnsi="Consolas"/>
        </w:rPr>
        <w:t>또한</w:t>
      </w:r>
      <w:r w:rsidRPr="00491E58">
        <w:rPr>
          <w:rFonts w:ascii="Consolas" w:hAnsi="Consolas"/>
        </w:rPr>
        <w:t xml:space="preserve"> local</w:t>
      </w:r>
      <w:r w:rsidRPr="00491E58">
        <w:rPr>
          <w:rFonts w:ascii="Consolas" w:hAnsi="Consolas"/>
        </w:rPr>
        <w:t>에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치중하는</w:t>
      </w:r>
      <w:r w:rsidRPr="00491E58">
        <w:rPr>
          <w:rFonts w:ascii="Consolas" w:hAnsi="Consolas"/>
        </w:rPr>
        <w:t xml:space="preserve"> overfitting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방지하게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해준다</w:t>
      </w:r>
      <w:r w:rsidRPr="00491E58">
        <w:rPr>
          <w:rFonts w:ascii="Consolas" w:hAnsi="Consolas"/>
        </w:rPr>
        <w:t>.</w:t>
      </w:r>
    </w:p>
    <w:p w14:paraId="7C81EEC8" w14:textId="29B61EA4" w:rsidR="001B7070" w:rsidRPr="00491E58" w:rsidRDefault="001B7070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 xml:space="preserve">Training </w:t>
      </w:r>
      <w:r w:rsidRPr="00491E58">
        <w:rPr>
          <w:rFonts w:ascii="Consolas" w:hAnsi="Consolas"/>
        </w:rPr>
        <w:t>時</w:t>
      </w:r>
      <w:r w:rsidRPr="00491E58">
        <w:rPr>
          <w:rFonts w:ascii="Consolas" w:hAnsi="Consolas"/>
        </w:rPr>
        <w:t xml:space="preserve"> future n gram prediction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하고</w:t>
      </w:r>
      <w:r w:rsidRPr="00491E58">
        <w:rPr>
          <w:rFonts w:ascii="Consolas" w:hAnsi="Consolas"/>
        </w:rPr>
        <w:t xml:space="preserve">, Test(Inference) </w:t>
      </w:r>
      <w:r w:rsidRPr="00491E58">
        <w:rPr>
          <w:rFonts w:ascii="Consolas" w:hAnsi="Consolas"/>
        </w:rPr>
        <w:t>時</w:t>
      </w:r>
      <w:r w:rsidRPr="00491E58">
        <w:rPr>
          <w:rFonts w:ascii="Consolas" w:hAnsi="Consolas"/>
        </w:rPr>
        <w:t xml:space="preserve"> 1</w:t>
      </w:r>
      <w:r w:rsidRPr="00491E58">
        <w:rPr>
          <w:rFonts w:ascii="Consolas" w:hAnsi="Consolas"/>
        </w:rPr>
        <w:t>개의</w:t>
      </w:r>
      <w:r w:rsidRPr="00491E58">
        <w:rPr>
          <w:rFonts w:ascii="Consolas" w:hAnsi="Consolas"/>
        </w:rPr>
        <w:t xml:space="preserve"> token(unigram)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prediction</w:t>
      </w:r>
      <w:r w:rsidRPr="00491E58">
        <w:rPr>
          <w:rFonts w:ascii="Consolas" w:hAnsi="Consolas"/>
        </w:rPr>
        <w:t>한다</w:t>
      </w:r>
      <w:r w:rsidRPr="00491E58">
        <w:rPr>
          <w:rFonts w:ascii="Consolas" w:hAnsi="Consolas"/>
        </w:rPr>
        <w:t>.</w:t>
      </w:r>
      <w:r w:rsidR="003E375B" w:rsidRPr="00491E58">
        <w:rPr>
          <w:rFonts w:ascii="Consolas" w:hAnsi="Consolas"/>
        </w:rPr>
        <w:t xml:space="preserve"> (+ main stream</w:t>
      </w:r>
      <w:r w:rsidR="003E375B" w:rsidRPr="00491E58">
        <w:rPr>
          <w:rFonts w:ascii="Consolas" w:hAnsi="Consolas"/>
        </w:rPr>
        <w:t>의</w:t>
      </w:r>
      <w:r w:rsidR="003E375B" w:rsidRPr="00491E58">
        <w:rPr>
          <w:rFonts w:ascii="Consolas" w:hAnsi="Consolas"/>
        </w:rPr>
        <w:t xml:space="preserve"> parameter</w:t>
      </w:r>
      <w:r w:rsidR="003E375B" w:rsidRPr="00491E58">
        <w:rPr>
          <w:rFonts w:ascii="Consolas" w:hAnsi="Consolas"/>
        </w:rPr>
        <w:t>는</w:t>
      </w:r>
      <w:r w:rsidR="003E375B" w:rsidRPr="00491E58">
        <w:rPr>
          <w:rFonts w:ascii="Consolas" w:hAnsi="Consolas"/>
        </w:rPr>
        <w:t xml:space="preserve"> </w:t>
      </w:r>
      <w:r w:rsidR="003E375B" w:rsidRPr="00491E58">
        <w:rPr>
          <w:rFonts w:ascii="Consolas" w:hAnsi="Consolas"/>
        </w:rPr>
        <w:t>모든</w:t>
      </w:r>
      <w:r w:rsidR="003E375B" w:rsidRPr="00491E58">
        <w:rPr>
          <w:rFonts w:ascii="Consolas" w:hAnsi="Consolas"/>
        </w:rPr>
        <w:t xml:space="preserve"> predicting stream</w:t>
      </w:r>
      <w:r w:rsidR="003E375B" w:rsidRPr="00491E58">
        <w:rPr>
          <w:rFonts w:ascii="Consolas" w:hAnsi="Consolas"/>
        </w:rPr>
        <w:t>과</w:t>
      </w:r>
      <w:r w:rsidR="003E375B" w:rsidRPr="00491E58">
        <w:rPr>
          <w:rFonts w:ascii="Consolas" w:hAnsi="Consolas"/>
        </w:rPr>
        <w:t xml:space="preserve"> </w:t>
      </w:r>
      <w:r w:rsidR="003E375B" w:rsidRPr="00491E58">
        <w:rPr>
          <w:rFonts w:ascii="Consolas" w:hAnsi="Consolas"/>
        </w:rPr>
        <w:t>공유된다</w:t>
      </w:r>
      <w:r w:rsidR="003E375B" w:rsidRPr="00491E58">
        <w:rPr>
          <w:rFonts w:ascii="Consolas" w:hAnsi="Consolas"/>
        </w:rPr>
        <w:t>.)</w:t>
      </w:r>
    </w:p>
    <w:p w14:paraId="121C10F0" w14:textId="4AC249FA" w:rsidR="001B7070" w:rsidRPr="00491E58" w:rsidRDefault="001B7070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이를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위해서</w:t>
      </w:r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XLNet</w:t>
      </w:r>
      <w:proofErr w:type="spellEnd"/>
      <w:r w:rsidRPr="00491E58">
        <w:rPr>
          <w:rFonts w:ascii="Consolas" w:hAnsi="Consolas"/>
        </w:rPr>
        <w:t>에선</w:t>
      </w:r>
      <w:r w:rsidRPr="00491E58">
        <w:rPr>
          <w:rFonts w:ascii="Consolas" w:hAnsi="Consolas"/>
        </w:rPr>
        <w:t xml:space="preserve"> 2 stream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>에서</w:t>
      </w:r>
      <w:r w:rsidRPr="00491E58">
        <w:rPr>
          <w:rFonts w:ascii="Consolas" w:hAnsi="Consolas"/>
        </w:rPr>
        <w:t xml:space="preserve"> n stream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>으로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확장했다</w:t>
      </w:r>
      <w:r w:rsidRPr="00491E58">
        <w:rPr>
          <w:rFonts w:ascii="Consolas" w:hAnsi="Consolas"/>
        </w:rPr>
        <w:t xml:space="preserve">. </w:t>
      </w:r>
    </w:p>
    <w:p w14:paraId="7E08B1F8" w14:textId="77777777" w:rsidR="00491E58" w:rsidRPr="00491E58" w:rsidRDefault="00491E58" w:rsidP="00491E58">
      <w:pPr>
        <w:pStyle w:val="a4"/>
        <w:rPr>
          <w:rFonts w:ascii="Consolas" w:hAnsi="Consolas"/>
        </w:rPr>
      </w:pPr>
    </w:p>
    <w:p w14:paraId="1A9CD1D7" w14:textId="352C1F76" w:rsidR="003E375B" w:rsidRPr="00491E58" w:rsidRDefault="00491E58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 xml:space="preserve"># </w:t>
      </w:r>
      <w:proofErr w:type="spellStart"/>
      <w:r w:rsidR="003E375B" w:rsidRPr="00491E58">
        <w:rPr>
          <w:rFonts w:ascii="Consolas" w:hAnsi="Consolas"/>
        </w:rPr>
        <w:t>ProphetNet</w:t>
      </w:r>
      <w:proofErr w:type="spellEnd"/>
    </w:p>
    <w:p w14:paraId="46CFAB72" w14:textId="709E8E8A" w:rsidR="003E375B" w:rsidRPr="00491E58" w:rsidRDefault="00940150" w:rsidP="00491E58">
      <w:pPr>
        <w:pStyle w:val="a4"/>
        <w:numPr>
          <w:ilvl w:val="0"/>
          <w:numId w:val="7"/>
        </w:numPr>
        <w:rPr>
          <w:rFonts w:ascii="Consolas" w:hAnsi="Consolas"/>
        </w:rPr>
      </w:pPr>
      <w:r w:rsidRPr="00491E58">
        <w:rPr>
          <w:rFonts w:ascii="Consolas" w:hAnsi="Consolas"/>
        </w:rPr>
        <w:t>f</w:t>
      </w:r>
      <w:r w:rsidR="003E375B" w:rsidRPr="00491E58">
        <w:rPr>
          <w:rFonts w:ascii="Consolas" w:hAnsi="Consolas"/>
        </w:rPr>
        <w:t>uture n gram prediction</w:t>
      </w:r>
    </w:p>
    <w:p w14:paraId="3E77FAAF" w14:textId="13057CDB" w:rsidR="003E375B" w:rsidRPr="00491E58" w:rsidRDefault="00940150" w:rsidP="00491E58">
      <w:pPr>
        <w:pStyle w:val="a4"/>
        <w:numPr>
          <w:ilvl w:val="0"/>
          <w:numId w:val="7"/>
        </w:numPr>
        <w:rPr>
          <w:rFonts w:ascii="Consolas" w:hAnsi="Consolas"/>
        </w:rPr>
      </w:pPr>
      <w:r w:rsidRPr="00491E58">
        <w:rPr>
          <w:rFonts w:ascii="Consolas" w:hAnsi="Consolas"/>
        </w:rPr>
        <w:t>n</w:t>
      </w:r>
      <w:r w:rsidR="003E375B" w:rsidRPr="00491E58">
        <w:rPr>
          <w:rFonts w:ascii="Consolas" w:hAnsi="Consolas"/>
        </w:rPr>
        <w:t xml:space="preserve"> stream </w:t>
      </w:r>
      <w:proofErr w:type="spellStart"/>
      <w:r w:rsidR="003E375B" w:rsidRPr="00491E58">
        <w:rPr>
          <w:rFonts w:ascii="Consolas" w:hAnsi="Consolas"/>
        </w:rPr>
        <w:t>self attention</w:t>
      </w:r>
      <w:proofErr w:type="spellEnd"/>
      <w:r w:rsidR="003E375B" w:rsidRPr="00491E58">
        <w:rPr>
          <w:rFonts w:ascii="Consolas" w:hAnsi="Consolas"/>
        </w:rPr>
        <w:t xml:space="preserve"> mechanism</w:t>
      </w:r>
    </w:p>
    <w:p w14:paraId="78199790" w14:textId="3A1D007B" w:rsidR="003E375B" w:rsidRPr="00491E58" w:rsidRDefault="00940150" w:rsidP="00491E58">
      <w:pPr>
        <w:pStyle w:val="a4"/>
        <w:numPr>
          <w:ilvl w:val="0"/>
          <w:numId w:val="7"/>
        </w:numPr>
        <w:rPr>
          <w:rFonts w:ascii="Consolas" w:hAnsi="Consolas"/>
        </w:rPr>
      </w:pPr>
      <w:r w:rsidRPr="00491E58">
        <w:rPr>
          <w:rFonts w:ascii="Consolas" w:hAnsi="Consolas"/>
        </w:rPr>
        <w:t>m</w:t>
      </w:r>
      <w:r w:rsidR="003E375B" w:rsidRPr="00491E58">
        <w:rPr>
          <w:rFonts w:ascii="Consolas" w:hAnsi="Consolas"/>
        </w:rPr>
        <w:t>odified positional embedding</w:t>
      </w:r>
    </w:p>
    <w:p w14:paraId="5267CD67" w14:textId="743925A0" w:rsidR="003E375B" w:rsidRPr="00491E58" w:rsidRDefault="00940150" w:rsidP="00491E58">
      <w:pPr>
        <w:pStyle w:val="a4"/>
        <w:numPr>
          <w:ilvl w:val="0"/>
          <w:numId w:val="7"/>
        </w:numPr>
        <w:rPr>
          <w:rFonts w:ascii="Consolas" w:hAnsi="Consolas"/>
        </w:rPr>
      </w:pPr>
      <w:r w:rsidRPr="00491E58">
        <w:rPr>
          <w:rFonts w:ascii="Consolas" w:hAnsi="Consolas"/>
        </w:rPr>
        <w:t>m</w:t>
      </w:r>
      <w:r w:rsidR="003E375B" w:rsidRPr="00491E58">
        <w:rPr>
          <w:rFonts w:ascii="Consolas" w:hAnsi="Consolas"/>
        </w:rPr>
        <w:t>ask based auto encoder denoising task for seq 2 seq</w:t>
      </w:r>
    </w:p>
    <w:p w14:paraId="4FFC7D39" w14:textId="7ACD0BD4" w:rsidR="003E375B" w:rsidRPr="00491E58" w:rsidRDefault="003E375B" w:rsidP="00491E58">
      <w:pPr>
        <w:pStyle w:val="a4"/>
        <w:rPr>
          <w:rFonts w:ascii="Consolas" w:hAnsi="Consolas"/>
        </w:rPr>
      </w:pPr>
    </w:p>
    <w:p w14:paraId="274BCDBC" w14:textId="0E3531F1" w:rsidR="003E375B" w:rsidRPr="00491E58" w:rsidRDefault="003E375B" w:rsidP="00491E58">
      <w:pPr>
        <w:pStyle w:val="a4"/>
        <w:rPr>
          <w:rFonts w:ascii="Consolas" w:hAnsi="Consolas"/>
          <w:b/>
        </w:rPr>
      </w:pPr>
      <w:r w:rsidRPr="00491E58">
        <w:rPr>
          <w:rFonts w:ascii="Consolas" w:hAnsi="Consolas"/>
          <w:b/>
        </w:rPr>
        <w:t>2.</w:t>
      </w:r>
      <w:r w:rsidR="00491E58" w:rsidRPr="00491E58">
        <w:rPr>
          <w:rFonts w:ascii="Consolas" w:hAnsi="Consolas"/>
          <w:b/>
        </w:rPr>
        <w:t>2</w:t>
      </w:r>
      <w:r w:rsidRPr="00491E58">
        <w:rPr>
          <w:rFonts w:ascii="Consolas" w:hAnsi="Consolas"/>
          <w:b/>
        </w:rPr>
        <w:t>) Future n gram prediction</w:t>
      </w:r>
    </w:p>
    <w:p w14:paraId="3C353913" w14:textId="2A594CA8" w:rsidR="003E375B" w:rsidRPr="00491E58" w:rsidRDefault="003E375B" w:rsidP="00491E58">
      <w:pPr>
        <w:pStyle w:val="a4"/>
        <w:jc w:val="center"/>
        <w:rPr>
          <w:rFonts w:ascii="Consolas" w:hAnsi="Consolas"/>
        </w:rPr>
      </w:pPr>
      <w:r w:rsidRPr="00491E58">
        <w:rPr>
          <w:rFonts w:ascii="Consolas" w:hAnsi="Consolas"/>
          <w:noProof/>
        </w:rPr>
        <w:drawing>
          <wp:inline distT="0" distB="0" distL="0" distR="0" wp14:anchorId="665269CC" wp14:editId="216B3EEA">
            <wp:extent cx="2181225" cy="206378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8417" cy="21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A4F8" w14:textId="0D5B7691" w:rsidR="003E375B" w:rsidRPr="00491E58" w:rsidRDefault="003E375B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Conditional language modeling</w:t>
      </w:r>
      <w:r w:rsidRPr="00491E58">
        <w:rPr>
          <w:rFonts w:ascii="Consolas" w:hAnsi="Consolas"/>
        </w:rPr>
        <w:t>에서는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이번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시점</w:t>
      </w:r>
      <w:r w:rsidRPr="00491E58">
        <w:rPr>
          <w:rFonts w:ascii="Consolas" w:hAnsi="Consolas"/>
        </w:rPr>
        <w:t>(t)</w:t>
      </w:r>
      <w:r w:rsidRPr="00491E58">
        <w:rPr>
          <w:rFonts w:ascii="Consolas" w:hAnsi="Consolas"/>
        </w:rPr>
        <w:t>의</w:t>
      </w:r>
      <w:r w:rsidRPr="00491E58">
        <w:rPr>
          <w:rFonts w:ascii="Consolas" w:hAnsi="Consolas"/>
        </w:rPr>
        <w:t xml:space="preserve"> token</w:t>
      </w:r>
      <w:r w:rsidRPr="00491E58">
        <w:rPr>
          <w:rFonts w:ascii="Consolas" w:hAnsi="Consolas"/>
        </w:rPr>
        <w:t>만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예측했는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데</w:t>
      </w:r>
      <w:r w:rsidRPr="00491E58">
        <w:rPr>
          <w:rFonts w:ascii="Consolas" w:hAnsi="Consolas"/>
        </w:rPr>
        <w:t xml:space="preserve">, </w:t>
      </w:r>
      <w:r w:rsidRPr="00491E58">
        <w:rPr>
          <w:rFonts w:ascii="Consolas" w:hAnsi="Consolas"/>
        </w:rPr>
        <w:t>여기서는</w:t>
      </w:r>
      <w:r w:rsidRPr="00491E58">
        <w:rPr>
          <w:rFonts w:ascii="Consolas" w:hAnsi="Consolas"/>
        </w:rPr>
        <w:t xml:space="preserve"> n</w:t>
      </w:r>
      <w:r w:rsidRPr="00491E58">
        <w:rPr>
          <w:rFonts w:ascii="Consolas" w:hAnsi="Consolas"/>
        </w:rPr>
        <w:t>개</w:t>
      </w:r>
      <w:r w:rsidRPr="00491E58">
        <w:rPr>
          <w:rFonts w:ascii="Consolas" w:hAnsi="Consolas"/>
        </w:rPr>
        <w:t>(</w:t>
      </w:r>
      <w:proofErr w:type="spellStart"/>
      <w:r w:rsidRPr="00491E58">
        <w:rPr>
          <w:rFonts w:ascii="Consolas" w:hAnsi="Consolas"/>
        </w:rPr>
        <w:t>y_t</w:t>
      </w:r>
      <w:proofErr w:type="spellEnd"/>
      <w:r w:rsidRPr="00491E58">
        <w:rPr>
          <w:rFonts w:ascii="Consolas" w:hAnsi="Consolas"/>
        </w:rPr>
        <w:t xml:space="preserve"> </w:t>
      </w:r>
      <w:proofErr w:type="gramStart"/>
      <w:r w:rsidRPr="00491E58">
        <w:rPr>
          <w:rFonts w:ascii="Consolas" w:hAnsi="Consolas"/>
        </w:rPr>
        <w:t>…</w:t>
      </w:r>
      <w:proofErr w:type="gramEnd"/>
      <w:r w:rsidRPr="00491E58">
        <w:rPr>
          <w:rFonts w:ascii="Consolas" w:hAnsi="Consolas"/>
        </w:rPr>
        <w:t xml:space="preserve"> y_t+n-1)</w:t>
      </w:r>
      <w:r w:rsidRPr="00491E58">
        <w:rPr>
          <w:rFonts w:ascii="Consolas" w:hAnsi="Consolas"/>
        </w:rPr>
        <w:t>의</w:t>
      </w:r>
      <w:r w:rsidRPr="00491E58">
        <w:rPr>
          <w:rFonts w:ascii="Consolas" w:hAnsi="Consolas"/>
        </w:rPr>
        <w:t xml:space="preserve"> token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예측한다</w:t>
      </w:r>
      <w:r w:rsidRPr="00491E58">
        <w:rPr>
          <w:rFonts w:ascii="Consolas" w:hAnsi="Consolas"/>
        </w:rPr>
        <w:t>.</w:t>
      </w:r>
    </w:p>
    <w:p w14:paraId="08E06388" w14:textId="6E424488" w:rsidR="003E375B" w:rsidRPr="00491E58" w:rsidRDefault="003E375B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Prophet net</w:t>
      </w:r>
      <w:r w:rsidRPr="00491E58">
        <w:rPr>
          <w:rFonts w:ascii="Consolas" w:hAnsi="Consolas"/>
        </w:rPr>
        <w:t>은</w:t>
      </w:r>
      <w:r w:rsidRPr="00491E58">
        <w:rPr>
          <w:rFonts w:ascii="Consolas" w:hAnsi="Consolas"/>
        </w:rPr>
        <w:t xml:space="preserve"> encoder</w:t>
      </w:r>
      <w:r w:rsidRPr="00491E58">
        <w:rPr>
          <w:rFonts w:ascii="Consolas" w:hAnsi="Consolas"/>
        </w:rPr>
        <w:t>부분은</w:t>
      </w:r>
      <w:r w:rsidRPr="00491E58">
        <w:rPr>
          <w:rFonts w:ascii="Consolas" w:hAnsi="Consolas"/>
        </w:rPr>
        <w:t xml:space="preserve"> transformer encoder</w:t>
      </w:r>
      <w:r w:rsidRPr="00491E58">
        <w:rPr>
          <w:rFonts w:ascii="Consolas" w:hAnsi="Consolas"/>
        </w:rPr>
        <w:t>와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동일</w:t>
      </w:r>
      <w:r w:rsidRPr="00491E58">
        <w:rPr>
          <w:rFonts w:ascii="Consolas" w:hAnsi="Consolas"/>
        </w:rPr>
        <w:t>(</w:t>
      </w:r>
      <w:proofErr w:type="spellStart"/>
      <w:r w:rsidRPr="00491E58">
        <w:rPr>
          <w:rFonts w:ascii="Consolas" w:hAnsi="Consolas"/>
        </w:rPr>
        <w:t>multi layer</w:t>
      </w:r>
      <w:proofErr w:type="spellEnd"/>
      <w:r w:rsidRPr="00491E58">
        <w:rPr>
          <w:rFonts w:ascii="Consolas" w:hAnsi="Consolas"/>
        </w:rPr>
        <w:t xml:space="preserve"> and multi head attention) </w:t>
      </w:r>
      <w:r w:rsidRPr="00491E58">
        <w:rPr>
          <w:rFonts w:ascii="Consolas" w:hAnsi="Consolas"/>
        </w:rPr>
        <w:t>하지만</w:t>
      </w:r>
      <w:r w:rsidRPr="00491E58">
        <w:rPr>
          <w:rFonts w:ascii="Consolas" w:hAnsi="Consolas"/>
        </w:rPr>
        <w:t xml:space="preserve"> decoder</w:t>
      </w:r>
      <w:r w:rsidRPr="00491E58">
        <w:rPr>
          <w:rFonts w:ascii="Consolas" w:hAnsi="Consolas"/>
        </w:rPr>
        <w:t>부분은</w:t>
      </w:r>
      <w:r w:rsidRPr="00491E58">
        <w:rPr>
          <w:rFonts w:ascii="Consolas" w:hAnsi="Consolas"/>
        </w:rPr>
        <w:t xml:space="preserve"> multi head n-steam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 xml:space="preserve"> mechanism</w:t>
      </w:r>
      <w:r w:rsidRPr="00491E58">
        <w:rPr>
          <w:rFonts w:ascii="Consolas" w:hAnsi="Consolas"/>
        </w:rPr>
        <w:t>이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새롭다</w:t>
      </w:r>
      <w:proofErr w:type="gramStart"/>
      <w:r w:rsidRPr="00491E58">
        <w:rPr>
          <w:rFonts w:ascii="Consolas" w:hAnsi="Consolas"/>
        </w:rPr>
        <w:t>.</w:t>
      </w:r>
      <w:r w:rsidR="00940150" w:rsidRPr="00491E58">
        <w:rPr>
          <w:rFonts w:ascii="Consolas" w:hAnsi="Consolas"/>
        </w:rPr>
        <w:t>(</w:t>
      </w:r>
      <w:proofErr w:type="gramEnd"/>
      <w:r w:rsidR="00940150" w:rsidRPr="00491E58">
        <w:rPr>
          <w:rFonts w:ascii="Consolas" w:hAnsi="Consolas"/>
        </w:rPr>
        <w:t xml:space="preserve">Figure 2 Masked Multi Head N stream Self Attention </w:t>
      </w:r>
      <w:r w:rsidR="00940150" w:rsidRPr="00491E58">
        <w:rPr>
          <w:rFonts w:ascii="Consolas" w:hAnsi="Consolas"/>
        </w:rPr>
        <w:t>참조</w:t>
      </w:r>
      <w:r w:rsidR="00940150" w:rsidRPr="00491E58">
        <w:rPr>
          <w:rFonts w:ascii="Consolas" w:hAnsi="Consolas"/>
        </w:rPr>
        <w:t>)</w:t>
      </w:r>
    </w:p>
    <w:p w14:paraId="1AB934B6" w14:textId="7F4BF683" w:rsidR="00940150" w:rsidRPr="00491E58" w:rsidRDefault="00940150" w:rsidP="00491E58">
      <w:pPr>
        <w:pStyle w:val="a4"/>
        <w:jc w:val="center"/>
        <w:rPr>
          <w:rFonts w:ascii="Consolas" w:hAnsi="Consolas"/>
        </w:rPr>
      </w:pPr>
      <w:r w:rsidRPr="00491E58">
        <w:rPr>
          <w:rFonts w:ascii="Consolas" w:hAnsi="Consolas"/>
          <w:noProof/>
        </w:rPr>
        <w:lastRenderedPageBreak/>
        <w:drawing>
          <wp:inline distT="0" distB="0" distL="0" distR="0" wp14:anchorId="2DE67E01" wp14:editId="379D3338">
            <wp:extent cx="2696136" cy="1991485"/>
            <wp:effectExtent l="0" t="0" r="9525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1244" cy="19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FDF5" w14:textId="4E4FB3B6" w:rsidR="00940150" w:rsidRPr="00491E58" w:rsidRDefault="00940150" w:rsidP="00491E58">
      <w:pPr>
        <w:pStyle w:val="a4"/>
        <w:jc w:val="center"/>
        <w:rPr>
          <w:rFonts w:ascii="Consolas" w:hAnsi="Consolas"/>
        </w:rPr>
      </w:pPr>
      <w:r w:rsidRPr="00491E58">
        <w:rPr>
          <w:rFonts w:ascii="Consolas" w:hAnsi="Consolas"/>
          <w:noProof/>
        </w:rPr>
        <w:drawing>
          <wp:inline distT="0" distB="0" distL="0" distR="0" wp14:anchorId="15CA40C5" wp14:editId="103B4EEE">
            <wp:extent cx="5300662" cy="416959"/>
            <wp:effectExtent l="0" t="0" r="0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6113" cy="41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303F" w14:textId="13D35AC3" w:rsidR="00940150" w:rsidRPr="00491E58" w:rsidRDefault="00940150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Decoder</w:t>
      </w:r>
      <w:r w:rsidRPr="00491E58">
        <w:rPr>
          <w:rFonts w:ascii="Consolas" w:hAnsi="Consolas"/>
        </w:rPr>
        <w:t>가</w:t>
      </w:r>
      <w:r w:rsidRPr="00491E58">
        <w:rPr>
          <w:rFonts w:ascii="Consolas" w:hAnsi="Consolas"/>
        </w:rPr>
        <w:t xml:space="preserve"> n future tokens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동시에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예측함</w:t>
      </w:r>
      <w:r w:rsidRPr="00491E58">
        <w:rPr>
          <w:rFonts w:ascii="Consolas" w:hAnsi="Consolas"/>
        </w:rPr>
        <w:t xml:space="preserve">. </w:t>
      </w:r>
      <w:proofErr w:type="gramStart"/>
      <w:r w:rsidRPr="00491E58">
        <w:rPr>
          <w:rFonts w:ascii="Consolas" w:hAnsi="Consolas"/>
        </w:rPr>
        <w:t xml:space="preserve">( </w:t>
      </w:r>
      <w:r w:rsidRPr="00491E58">
        <w:rPr>
          <w:rFonts w:ascii="Consolas" w:hAnsi="Consolas"/>
        </w:rPr>
        <w:t>여기서</w:t>
      </w:r>
      <w:proofErr w:type="gramEnd"/>
      <w:r w:rsidRPr="00491E58">
        <w:rPr>
          <w:rFonts w:ascii="Consolas" w:hAnsi="Consolas"/>
        </w:rPr>
        <w:t xml:space="preserve"> n</w:t>
      </w:r>
      <w:r w:rsidRPr="00491E58">
        <w:rPr>
          <w:rFonts w:ascii="Consolas" w:hAnsi="Consolas"/>
        </w:rPr>
        <w:t>은</w:t>
      </w:r>
      <w:r w:rsidRPr="00491E58">
        <w:rPr>
          <w:rFonts w:ascii="Consolas" w:hAnsi="Consolas"/>
        </w:rPr>
        <w:t xml:space="preserve"> n future tokens</w:t>
      </w:r>
      <w:r w:rsidRPr="00491E58">
        <w:rPr>
          <w:rFonts w:ascii="Consolas" w:hAnsi="Consolas"/>
        </w:rPr>
        <w:t>에서의</w:t>
      </w:r>
      <w:r w:rsidRPr="00491E58">
        <w:rPr>
          <w:rFonts w:ascii="Consolas" w:hAnsi="Consolas"/>
        </w:rPr>
        <w:t xml:space="preserve"> n</w:t>
      </w:r>
      <w:r w:rsidRPr="00491E58">
        <w:rPr>
          <w:rFonts w:ascii="Consolas" w:hAnsi="Consolas"/>
        </w:rPr>
        <w:t>이고</w:t>
      </w:r>
      <w:r w:rsidRPr="00491E58">
        <w:rPr>
          <w:rFonts w:ascii="Consolas" w:hAnsi="Consolas"/>
        </w:rPr>
        <w:t xml:space="preserve"> </w:t>
      </w:r>
      <w:r w:rsidR="00AE24E4" w:rsidRPr="00491E58">
        <w:rPr>
          <w:rFonts w:ascii="Consolas" w:hAnsi="Consolas"/>
        </w:rPr>
        <w:t>T</w:t>
      </w:r>
      <w:r w:rsidR="00AE24E4" w:rsidRPr="00491E58">
        <w:rPr>
          <w:rFonts w:ascii="Consolas" w:hAnsi="Consolas"/>
        </w:rPr>
        <w:t>는</w:t>
      </w:r>
      <w:r w:rsidR="00AE24E4" w:rsidRPr="00491E58">
        <w:rPr>
          <w:rFonts w:ascii="Consolas" w:hAnsi="Consolas"/>
        </w:rPr>
        <w:t xml:space="preserve"> decoder</w:t>
      </w:r>
      <w:r w:rsidR="00AE24E4" w:rsidRPr="00491E58">
        <w:rPr>
          <w:rFonts w:ascii="Consolas" w:hAnsi="Consolas"/>
        </w:rPr>
        <w:t>의</w:t>
      </w:r>
      <w:r w:rsidR="00AE24E4" w:rsidRPr="00491E58">
        <w:rPr>
          <w:rFonts w:ascii="Consolas" w:hAnsi="Consolas"/>
        </w:rPr>
        <w:t xml:space="preserve"> </w:t>
      </w:r>
      <w:proofErr w:type="spellStart"/>
      <w:r w:rsidR="00AE24E4" w:rsidRPr="00491E58">
        <w:rPr>
          <w:rFonts w:ascii="Consolas" w:hAnsi="Consolas"/>
        </w:rPr>
        <w:t>seq</w:t>
      </w:r>
      <w:proofErr w:type="spellEnd"/>
      <w:r w:rsidR="00AE24E4" w:rsidRPr="00491E58">
        <w:rPr>
          <w:rFonts w:ascii="Consolas" w:hAnsi="Consolas"/>
        </w:rPr>
        <w:t xml:space="preserve"> </w:t>
      </w:r>
      <w:proofErr w:type="spellStart"/>
      <w:r w:rsidR="00AE24E4" w:rsidRPr="00491E58">
        <w:rPr>
          <w:rFonts w:ascii="Consolas" w:hAnsi="Consolas"/>
        </w:rPr>
        <w:t>len</w:t>
      </w:r>
      <w:proofErr w:type="spellEnd"/>
      <w:r w:rsidR="00AE24E4" w:rsidRPr="00491E58">
        <w:rPr>
          <w:rFonts w:ascii="Consolas" w:hAnsi="Consolas"/>
        </w:rPr>
        <w:t xml:space="preserve">, </w:t>
      </w:r>
      <w:r w:rsidRPr="00491E58">
        <w:rPr>
          <w:rFonts w:ascii="Consolas" w:hAnsi="Consolas"/>
        </w:rPr>
        <w:t>Large N</w:t>
      </w:r>
      <w:r w:rsidRPr="00491E58">
        <w:rPr>
          <w:rFonts w:ascii="Consolas" w:hAnsi="Consolas"/>
        </w:rPr>
        <w:t>은</w:t>
      </w:r>
      <w:r w:rsidRPr="00491E58">
        <w:rPr>
          <w:rFonts w:ascii="Consolas" w:hAnsi="Consolas"/>
        </w:rPr>
        <w:t xml:space="preserve"> </w:t>
      </w:r>
      <w:r w:rsidR="00AE24E4" w:rsidRPr="00491E58">
        <w:rPr>
          <w:rFonts w:ascii="Consolas" w:hAnsi="Consolas"/>
        </w:rPr>
        <w:t>??</w:t>
      </w:r>
      <w:r w:rsidR="007758AB" w:rsidRPr="00491E58">
        <w:rPr>
          <w:rFonts w:ascii="Consolas" w:hAnsi="Consolas"/>
        </w:rPr>
        <w:t>_</w:t>
      </w:r>
      <w:r w:rsidR="007758AB" w:rsidRPr="00491E58">
        <w:rPr>
          <w:rFonts w:ascii="Consolas" w:hAnsi="Consolas"/>
        </w:rPr>
        <w:t>크게</w:t>
      </w:r>
      <w:r w:rsidR="007758AB" w:rsidRPr="00491E58">
        <w:rPr>
          <w:rFonts w:ascii="Consolas" w:hAnsi="Consolas"/>
        </w:rPr>
        <w:t xml:space="preserve"> </w:t>
      </w:r>
      <w:r w:rsidR="007758AB" w:rsidRPr="00491E58">
        <w:rPr>
          <w:rFonts w:ascii="Consolas" w:hAnsi="Consolas"/>
        </w:rPr>
        <w:t>의미부여</w:t>
      </w:r>
      <w:r w:rsidR="007758AB" w:rsidRPr="00491E58">
        <w:rPr>
          <w:rFonts w:ascii="Consolas" w:hAnsi="Consolas"/>
        </w:rPr>
        <w:t xml:space="preserve"> </w:t>
      </w:r>
      <w:r w:rsidR="007758AB" w:rsidRPr="00491E58">
        <w:rPr>
          <w:rFonts w:ascii="Consolas" w:hAnsi="Consolas"/>
        </w:rPr>
        <w:t>하지</w:t>
      </w:r>
      <w:r w:rsidR="007758AB" w:rsidRPr="00491E58">
        <w:rPr>
          <w:rFonts w:ascii="Consolas" w:hAnsi="Consolas"/>
        </w:rPr>
        <w:t xml:space="preserve"> </w:t>
      </w:r>
      <w:proofErr w:type="gramStart"/>
      <w:r w:rsidR="007758AB" w:rsidRPr="00491E58">
        <w:rPr>
          <w:rFonts w:ascii="Consolas" w:hAnsi="Consolas"/>
        </w:rPr>
        <w:t>말자</w:t>
      </w:r>
      <w:r w:rsidR="00AE24E4"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,</w:t>
      </w:r>
      <w:proofErr w:type="gramEnd"/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그리고</w:t>
      </w:r>
      <w:r w:rsidRPr="00491E58">
        <w:rPr>
          <w:rFonts w:ascii="Consolas" w:hAnsi="Consolas"/>
        </w:rPr>
        <w:t xml:space="preserve"> M</w:t>
      </w:r>
      <w:r w:rsidRPr="00491E58">
        <w:rPr>
          <w:rFonts w:ascii="Consolas" w:hAnsi="Consolas"/>
        </w:rPr>
        <w:t>은</w:t>
      </w:r>
      <w:r w:rsidRPr="00491E58">
        <w:rPr>
          <w:rFonts w:ascii="Consolas" w:hAnsi="Consolas"/>
        </w:rPr>
        <w:t xml:space="preserve"> encoder</w:t>
      </w:r>
      <w:r w:rsidRPr="00491E58">
        <w:rPr>
          <w:rFonts w:ascii="Consolas" w:hAnsi="Consolas"/>
        </w:rPr>
        <w:t>의</w:t>
      </w:r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seq_len</w:t>
      </w:r>
      <w:proofErr w:type="spellEnd"/>
      <w:r w:rsidRPr="00491E58">
        <w:rPr>
          <w:rFonts w:ascii="Consolas" w:hAnsi="Consolas"/>
        </w:rPr>
        <w:t>이다</w:t>
      </w:r>
      <w:r w:rsidRPr="00491E58">
        <w:rPr>
          <w:rFonts w:ascii="Consolas" w:hAnsi="Consolas"/>
        </w:rPr>
        <w:t xml:space="preserve">. </w:t>
      </w:r>
      <w:r w:rsidR="00AE24E4" w:rsidRPr="00491E58">
        <w:rPr>
          <w:rFonts w:ascii="Consolas" w:hAnsi="Consolas"/>
        </w:rPr>
        <w:t>저</w:t>
      </w:r>
      <w:r w:rsidR="00AE24E4" w:rsidRPr="00491E58">
        <w:rPr>
          <w:rFonts w:ascii="Consolas" w:hAnsi="Consolas"/>
        </w:rPr>
        <w:t xml:space="preserve"> </w:t>
      </w:r>
      <w:r w:rsidR="00AE24E4" w:rsidRPr="00491E58">
        <w:rPr>
          <w:rFonts w:ascii="Consolas" w:hAnsi="Consolas"/>
        </w:rPr>
        <w:t>부등호의</w:t>
      </w:r>
      <w:r w:rsidR="00AE24E4" w:rsidRPr="00491E58">
        <w:rPr>
          <w:rFonts w:ascii="Consolas" w:hAnsi="Consolas"/>
        </w:rPr>
        <w:t xml:space="preserve"> </w:t>
      </w:r>
      <w:r w:rsidR="00AE24E4" w:rsidRPr="00491E58">
        <w:rPr>
          <w:rFonts w:ascii="Consolas" w:hAnsi="Consolas"/>
        </w:rPr>
        <w:t>의미</w:t>
      </w:r>
      <w:r w:rsidR="007758AB" w:rsidRPr="00491E58">
        <w:rPr>
          <w:rFonts w:ascii="Consolas" w:hAnsi="Consolas"/>
        </w:rPr>
        <w:t>로</w:t>
      </w:r>
      <w:r w:rsidR="007758AB" w:rsidRPr="00491E58">
        <w:rPr>
          <w:rFonts w:ascii="Consolas" w:hAnsi="Consolas"/>
        </w:rPr>
        <w:t xml:space="preserve"> </w:t>
      </w:r>
      <w:r w:rsidR="007758AB" w:rsidRPr="00491E58">
        <w:rPr>
          <w:rFonts w:ascii="Consolas" w:hAnsi="Consolas"/>
        </w:rPr>
        <w:t>볼</w:t>
      </w:r>
      <w:r w:rsidR="007758AB" w:rsidRPr="00491E58">
        <w:rPr>
          <w:rFonts w:ascii="Consolas" w:hAnsi="Consolas"/>
        </w:rPr>
        <w:t xml:space="preserve"> </w:t>
      </w:r>
      <w:r w:rsidR="007758AB" w:rsidRPr="00491E58">
        <w:rPr>
          <w:rFonts w:ascii="Consolas" w:hAnsi="Consolas"/>
        </w:rPr>
        <w:t>때</w:t>
      </w:r>
      <w:r w:rsidR="007758AB" w:rsidRPr="00491E58">
        <w:rPr>
          <w:rFonts w:ascii="Consolas" w:hAnsi="Consolas"/>
        </w:rPr>
        <w:t>, Large N</w:t>
      </w:r>
      <w:r w:rsidR="007758AB" w:rsidRPr="00491E58">
        <w:rPr>
          <w:rFonts w:ascii="Consolas" w:hAnsi="Consolas"/>
        </w:rPr>
        <w:t>의</w:t>
      </w:r>
      <w:r w:rsidR="007758AB" w:rsidRPr="00491E58">
        <w:rPr>
          <w:rFonts w:ascii="Consolas" w:hAnsi="Consolas"/>
        </w:rPr>
        <w:t xml:space="preserve"> max </w:t>
      </w:r>
      <w:r w:rsidR="007758AB" w:rsidRPr="00491E58">
        <w:rPr>
          <w:rFonts w:ascii="Consolas" w:hAnsi="Consolas"/>
        </w:rPr>
        <w:t>값은</w:t>
      </w:r>
      <w:r w:rsidR="007758AB" w:rsidRPr="00491E58">
        <w:rPr>
          <w:rFonts w:ascii="Consolas" w:hAnsi="Consolas"/>
        </w:rPr>
        <w:t xml:space="preserve"> T</w:t>
      </w:r>
      <w:r w:rsidR="007758AB" w:rsidRPr="00491E58">
        <w:rPr>
          <w:rFonts w:ascii="Consolas" w:hAnsi="Consolas"/>
        </w:rPr>
        <w:t>가</w:t>
      </w:r>
      <w:r w:rsidR="007758AB" w:rsidRPr="00491E58">
        <w:rPr>
          <w:rFonts w:ascii="Consolas" w:hAnsi="Consolas"/>
        </w:rPr>
        <w:t xml:space="preserve"> </w:t>
      </w:r>
      <w:r w:rsidR="007758AB" w:rsidRPr="00491E58">
        <w:rPr>
          <w:rFonts w:ascii="Consolas" w:hAnsi="Consolas"/>
        </w:rPr>
        <w:t>될</w:t>
      </w:r>
      <w:r w:rsidR="007758AB" w:rsidRPr="00491E58">
        <w:rPr>
          <w:rFonts w:ascii="Consolas" w:hAnsi="Consolas"/>
        </w:rPr>
        <w:t xml:space="preserve"> </w:t>
      </w:r>
      <w:r w:rsidR="007758AB" w:rsidRPr="00491E58">
        <w:rPr>
          <w:rFonts w:ascii="Consolas" w:hAnsi="Consolas"/>
        </w:rPr>
        <w:t>것이다</w:t>
      </w:r>
      <w:r w:rsidR="007758AB" w:rsidRPr="00491E58">
        <w:rPr>
          <w:rFonts w:ascii="Consolas" w:hAnsi="Consolas"/>
        </w:rPr>
        <w:t>. )</w:t>
      </w:r>
    </w:p>
    <w:p w14:paraId="11B804E8" w14:textId="2E4D9553" w:rsidR="00AE24E4" w:rsidRPr="00491E58" w:rsidRDefault="00AE24E4" w:rsidP="00491E58">
      <w:pPr>
        <w:pStyle w:val="a4"/>
        <w:jc w:val="center"/>
        <w:rPr>
          <w:rFonts w:ascii="Consolas" w:hAnsi="Consolas"/>
        </w:rPr>
      </w:pPr>
      <w:r w:rsidRPr="00491E58">
        <w:rPr>
          <w:rFonts w:ascii="Consolas" w:hAnsi="Consolas"/>
          <w:noProof/>
        </w:rPr>
        <w:drawing>
          <wp:inline distT="0" distB="0" distL="0" distR="0" wp14:anchorId="71E84A53" wp14:editId="23784D38">
            <wp:extent cx="2103681" cy="12862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5554" cy="12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6A9D" w14:textId="3280CD4B" w:rsidR="007758AB" w:rsidRPr="00491E58" w:rsidRDefault="007758AB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n</w:t>
      </w:r>
      <w:r w:rsidRPr="00491E58">
        <w:rPr>
          <w:rFonts w:ascii="Consolas" w:hAnsi="Consolas"/>
        </w:rPr>
        <w:t>은</w:t>
      </w:r>
      <w:r w:rsidRPr="00491E58">
        <w:rPr>
          <w:rFonts w:ascii="Consolas" w:hAnsi="Consolas"/>
        </w:rPr>
        <w:t xml:space="preserve"> n future token</w:t>
      </w:r>
      <w:r w:rsidRPr="00491E58">
        <w:rPr>
          <w:rFonts w:ascii="Consolas" w:hAnsi="Consolas"/>
        </w:rPr>
        <w:t>의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것을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의미하고</w:t>
      </w:r>
      <w:r w:rsidRPr="00491E58">
        <w:rPr>
          <w:rFonts w:ascii="Consolas" w:hAnsi="Consolas"/>
        </w:rPr>
        <w:t>, t</w:t>
      </w:r>
      <w:r w:rsidRPr="00491E58">
        <w:rPr>
          <w:rFonts w:ascii="Consolas" w:hAnsi="Consolas"/>
        </w:rPr>
        <w:t>는</w:t>
      </w:r>
      <w:r w:rsidRPr="00491E58">
        <w:rPr>
          <w:rFonts w:ascii="Consolas" w:hAnsi="Consolas"/>
        </w:rPr>
        <w:t xml:space="preserve"> decoder</w:t>
      </w:r>
      <w:r w:rsidRPr="00491E58">
        <w:rPr>
          <w:rFonts w:ascii="Consolas" w:hAnsi="Consolas"/>
        </w:rPr>
        <w:t>의</w:t>
      </w:r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timestep</w:t>
      </w:r>
      <w:proofErr w:type="spellEnd"/>
      <w:r w:rsidRPr="00491E58">
        <w:rPr>
          <w:rFonts w:ascii="Consolas" w:hAnsi="Consolas"/>
        </w:rPr>
        <w:t>(</w:t>
      </w:r>
      <w:r w:rsidRPr="00491E58">
        <w:rPr>
          <w:rFonts w:ascii="Consolas" w:hAnsi="Consolas"/>
        </w:rPr>
        <w:t>혹은</w:t>
      </w:r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seq</w:t>
      </w:r>
      <w:proofErr w:type="spellEnd"/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len</w:t>
      </w:r>
      <w:proofErr w:type="spellEnd"/>
      <w:r w:rsidRPr="00491E58">
        <w:rPr>
          <w:rFonts w:ascii="Consolas" w:hAnsi="Consolas"/>
        </w:rPr>
        <w:t>)</w:t>
      </w:r>
      <w:r w:rsidRPr="00491E58">
        <w:rPr>
          <w:rFonts w:ascii="Consolas" w:hAnsi="Consolas"/>
        </w:rPr>
        <w:t>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의미함</w:t>
      </w:r>
      <w:r w:rsidRPr="00491E58">
        <w:rPr>
          <w:rFonts w:ascii="Consolas" w:hAnsi="Consolas"/>
        </w:rPr>
        <w:t xml:space="preserve">. </w:t>
      </w:r>
      <w:r w:rsidRPr="00491E58">
        <w:rPr>
          <w:rFonts w:ascii="Consolas" w:hAnsi="Consolas"/>
        </w:rPr>
        <w:t>즉</w:t>
      </w:r>
      <w:r w:rsidRPr="00491E58">
        <w:rPr>
          <w:rFonts w:ascii="Consolas" w:hAnsi="Consolas"/>
        </w:rPr>
        <w:t xml:space="preserve">, </w:t>
      </w:r>
      <w:r w:rsidR="00597977" w:rsidRPr="00491E58">
        <w:rPr>
          <w:rFonts w:ascii="Consolas" w:hAnsi="Consolas"/>
        </w:rPr>
        <w:t>다시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정리하자면</w:t>
      </w:r>
      <w:r w:rsidR="00597977" w:rsidRPr="00491E58">
        <w:rPr>
          <w:rFonts w:ascii="Consolas" w:hAnsi="Consolas"/>
        </w:rPr>
        <w:t xml:space="preserve"> N future token</w:t>
      </w:r>
      <w:r w:rsidR="00597977" w:rsidRPr="00491E58">
        <w:rPr>
          <w:rFonts w:ascii="Consolas" w:hAnsi="Consolas"/>
        </w:rPr>
        <w:t>을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예측하는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것이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목적이고</w:t>
      </w:r>
      <w:r w:rsidR="00597977" w:rsidRPr="00491E58">
        <w:rPr>
          <w:rFonts w:ascii="Consolas" w:hAnsi="Consolas"/>
        </w:rPr>
        <w:t>, small n</w:t>
      </w:r>
      <w:r w:rsidR="00597977" w:rsidRPr="00491E58">
        <w:rPr>
          <w:rFonts w:ascii="Consolas" w:hAnsi="Consolas"/>
        </w:rPr>
        <w:t>은</w:t>
      </w:r>
      <w:r w:rsidR="00597977" w:rsidRPr="00491E58">
        <w:rPr>
          <w:rFonts w:ascii="Consolas" w:hAnsi="Consolas"/>
        </w:rPr>
        <w:t xml:space="preserve"> N future token </w:t>
      </w:r>
      <w:r w:rsidR="00597977" w:rsidRPr="00491E58">
        <w:rPr>
          <w:rFonts w:ascii="Consolas" w:hAnsi="Consolas"/>
        </w:rPr>
        <w:t>중</w:t>
      </w:r>
      <w:r w:rsidR="00597977" w:rsidRPr="00491E58">
        <w:rPr>
          <w:rFonts w:ascii="Consolas" w:hAnsi="Consolas"/>
        </w:rPr>
        <w:t xml:space="preserve"> sub</w:t>
      </w:r>
      <w:r w:rsidR="00597977" w:rsidRPr="00491E58">
        <w:rPr>
          <w:rFonts w:ascii="Consolas" w:hAnsi="Consolas"/>
        </w:rPr>
        <w:t>을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의미한다</w:t>
      </w:r>
      <w:r w:rsidR="00597977" w:rsidRPr="00491E58">
        <w:rPr>
          <w:rFonts w:ascii="Consolas" w:hAnsi="Consolas"/>
        </w:rPr>
        <w:t>. (</w:t>
      </w:r>
      <w:r w:rsidR="00597977" w:rsidRPr="00491E58">
        <w:rPr>
          <w:rFonts w:ascii="Consolas" w:hAnsi="Consolas"/>
        </w:rPr>
        <w:t>참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헷갈리게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적었음</w:t>
      </w:r>
      <w:r w:rsidR="00597977" w:rsidRPr="00491E58">
        <w:rPr>
          <w:rFonts w:ascii="Consolas" w:hAnsi="Consolas"/>
        </w:rPr>
        <w:t xml:space="preserve">.) </w:t>
      </w:r>
      <w:r w:rsidR="00597977" w:rsidRPr="00491E58">
        <w:rPr>
          <w:rFonts w:ascii="Consolas" w:hAnsi="Consolas"/>
        </w:rPr>
        <w:t>그래서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이것을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각각의</w:t>
      </w:r>
      <w:r w:rsidR="00597977" w:rsidRPr="00491E58">
        <w:rPr>
          <w:rFonts w:ascii="Consolas" w:hAnsi="Consolas"/>
        </w:rPr>
        <w:t xml:space="preserve"> decoder </w:t>
      </w:r>
      <w:proofErr w:type="spellStart"/>
      <w:r w:rsidR="00597977" w:rsidRPr="00491E58">
        <w:rPr>
          <w:rFonts w:ascii="Consolas" w:hAnsi="Consolas"/>
        </w:rPr>
        <w:t>seq</w:t>
      </w:r>
      <w:proofErr w:type="spellEnd"/>
      <w:r w:rsidR="00597977" w:rsidRPr="00491E58">
        <w:rPr>
          <w:rFonts w:ascii="Consolas" w:hAnsi="Consolas"/>
        </w:rPr>
        <w:t xml:space="preserve"> </w:t>
      </w:r>
      <w:proofErr w:type="spellStart"/>
      <w:r w:rsidR="00597977" w:rsidRPr="00491E58">
        <w:rPr>
          <w:rFonts w:ascii="Consolas" w:hAnsi="Consolas"/>
        </w:rPr>
        <w:t>len</w:t>
      </w:r>
      <w:proofErr w:type="spellEnd"/>
      <w:r w:rsidR="00597977" w:rsidRPr="00491E58">
        <w:rPr>
          <w:rFonts w:ascii="Consolas" w:hAnsi="Consolas"/>
        </w:rPr>
        <w:t>마다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더해서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식을</w:t>
      </w:r>
      <w:r w:rsidR="00597977" w:rsidRPr="00491E58">
        <w:rPr>
          <w:rFonts w:ascii="Consolas" w:hAnsi="Consolas"/>
        </w:rPr>
        <w:t xml:space="preserve"> </w:t>
      </w:r>
      <w:proofErr w:type="spellStart"/>
      <w:r w:rsidR="00597977" w:rsidRPr="00491E58">
        <w:rPr>
          <w:rFonts w:ascii="Consolas" w:hAnsi="Consolas"/>
        </w:rPr>
        <w:t>적어나간</w:t>
      </w:r>
      <w:proofErr w:type="spellEnd"/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것이고</w:t>
      </w:r>
      <w:r w:rsidR="00597977" w:rsidRPr="00491E58">
        <w:rPr>
          <w:rFonts w:ascii="Consolas" w:hAnsi="Consolas"/>
        </w:rPr>
        <w:t xml:space="preserve">. </w:t>
      </w:r>
      <w:r w:rsidR="00597977" w:rsidRPr="00491E58">
        <w:rPr>
          <w:rFonts w:ascii="Consolas" w:hAnsi="Consolas"/>
        </w:rPr>
        <w:t>이는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위</w:t>
      </w:r>
      <w:r w:rsidR="00597977" w:rsidRPr="00491E58">
        <w:rPr>
          <w:rFonts w:ascii="Consolas" w:hAnsi="Consolas"/>
        </w:rPr>
        <w:t xml:space="preserve"> </w:t>
      </w:r>
      <w:proofErr w:type="gramStart"/>
      <w:r w:rsidR="00597977" w:rsidRPr="00491E58">
        <w:rPr>
          <w:rFonts w:ascii="Consolas" w:hAnsi="Consolas"/>
        </w:rPr>
        <w:t>식</w:t>
      </w:r>
      <w:r w:rsidR="00597977" w:rsidRPr="00491E58">
        <w:rPr>
          <w:rFonts w:ascii="Consolas" w:hAnsi="Consolas"/>
        </w:rPr>
        <w:t xml:space="preserve"> </w:t>
      </w:r>
      <w:proofErr w:type="spellStart"/>
      <w:r w:rsidR="00597977" w:rsidRPr="00491E58">
        <w:rPr>
          <w:rFonts w:ascii="Consolas" w:hAnsi="Consolas"/>
        </w:rPr>
        <w:t>처럼</w:t>
      </w:r>
      <w:proofErr w:type="spellEnd"/>
      <w:proofErr w:type="gramEnd"/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두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개로</w:t>
      </w:r>
      <w:r w:rsidR="00597977" w:rsidRPr="00491E58">
        <w:rPr>
          <w:rFonts w:ascii="Consolas" w:hAnsi="Consolas"/>
        </w:rPr>
        <w:t xml:space="preserve"> </w:t>
      </w:r>
      <w:r w:rsidR="00597977" w:rsidRPr="00491E58">
        <w:rPr>
          <w:rFonts w:ascii="Consolas" w:hAnsi="Consolas"/>
        </w:rPr>
        <w:t>나눠진다</w:t>
      </w:r>
      <w:r w:rsidR="00597977" w:rsidRPr="00491E58">
        <w:rPr>
          <w:rFonts w:ascii="Consolas" w:hAnsi="Consolas"/>
        </w:rPr>
        <w:t>.</w:t>
      </w:r>
    </w:p>
    <w:p w14:paraId="125091BD" w14:textId="0915B812" w:rsidR="004251BE" w:rsidRPr="00491E58" w:rsidRDefault="004251BE" w:rsidP="00491E58">
      <w:pPr>
        <w:pStyle w:val="a4"/>
        <w:jc w:val="center"/>
        <w:rPr>
          <w:rFonts w:ascii="Consolas" w:hAnsi="Consolas"/>
        </w:rPr>
      </w:pPr>
      <w:r w:rsidRPr="00491E58">
        <w:rPr>
          <w:rFonts w:ascii="Consolas" w:hAnsi="Consolas"/>
          <w:noProof/>
        </w:rPr>
        <w:drawing>
          <wp:inline distT="0" distB="0" distL="0" distR="0" wp14:anchorId="05266584" wp14:editId="0316FC63">
            <wp:extent cx="1560889" cy="2081242"/>
            <wp:effectExtent l="0" t="0" r="127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72772" cy="209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358D" w14:textId="2593F578" w:rsidR="004251BE" w:rsidRPr="00491E58" w:rsidRDefault="00491E58" w:rsidP="00491E58">
      <w:pPr>
        <w:pStyle w:val="a4"/>
        <w:rPr>
          <w:rFonts w:ascii="Consolas" w:hAnsi="Consolas"/>
          <w:b/>
        </w:rPr>
      </w:pPr>
      <w:r w:rsidRPr="00491E58">
        <w:rPr>
          <w:rFonts w:ascii="Consolas" w:hAnsi="Consolas"/>
          <w:b/>
        </w:rPr>
        <w:t xml:space="preserve">2.3) </w:t>
      </w:r>
      <w:r w:rsidR="004251BE" w:rsidRPr="00491E58">
        <w:rPr>
          <w:rFonts w:ascii="Consolas" w:hAnsi="Consolas"/>
          <w:b/>
        </w:rPr>
        <w:t xml:space="preserve">N stream </w:t>
      </w:r>
      <w:proofErr w:type="spellStart"/>
      <w:r w:rsidR="004251BE" w:rsidRPr="00491E58">
        <w:rPr>
          <w:rFonts w:ascii="Consolas" w:hAnsi="Consolas"/>
          <w:b/>
        </w:rPr>
        <w:t>self attention</w:t>
      </w:r>
      <w:proofErr w:type="spellEnd"/>
    </w:p>
    <w:p w14:paraId="5FD576B4" w14:textId="7069E85A" w:rsidR="004251BE" w:rsidRPr="00491E58" w:rsidRDefault="004251BE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Original Transformer</w:t>
      </w:r>
      <w:r w:rsidRPr="00491E58">
        <w:rPr>
          <w:rFonts w:ascii="Consolas" w:hAnsi="Consolas"/>
        </w:rPr>
        <w:t>에</w:t>
      </w:r>
      <w:r w:rsidRPr="00491E58">
        <w:rPr>
          <w:rFonts w:ascii="Consolas" w:hAnsi="Consolas"/>
        </w:rPr>
        <w:t xml:space="preserve"> (</w:t>
      </w:r>
      <w:r w:rsidRPr="00491E58">
        <w:rPr>
          <w:rFonts w:ascii="Consolas" w:hAnsi="Consolas"/>
        </w:rPr>
        <w:t>이것이</w:t>
      </w:r>
      <w:r w:rsidRPr="00491E58">
        <w:rPr>
          <w:rFonts w:ascii="Consolas" w:hAnsi="Consolas"/>
        </w:rPr>
        <w:t xml:space="preserve"> main stream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>이고</w:t>
      </w:r>
      <w:r w:rsidRPr="00491E58">
        <w:rPr>
          <w:rFonts w:ascii="Consolas" w:hAnsi="Consolas"/>
        </w:rPr>
        <w:t xml:space="preserve">) </w:t>
      </w:r>
      <w:r w:rsidRPr="00491E58">
        <w:rPr>
          <w:rFonts w:ascii="Consolas" w:hAnsi="Consolas"/>
        </w:rPr>
        <w:t>여기에</w:t>
      </w:r>
      <w:r w:rsidRPr="00491E58">
        <w:rPr>
          <w:rFonts w:ascii="Consolas" w:hAnsi="Consolas"/>
        </w:rPr>
        <w:t xml:space="preserve"> n-stream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 xml:space="preserve"> mechanism</w:t>
      </w:r>
      <w:r w:rsidRPr="00491E58">
        <w:rPr>
          <w:rFonts w:ascii="Consolas" w:hAnsi="Consolas"/>
        </w:rPr>
        <w:t>이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추가됨</w:t>
      </w:r>
      <w:r w:rsidRPr="00491E58">
        <w:rPr>
          <w:rFonts w:ascii="Consolas" w:hAnsi="Consolas"/>
        </w:rPr>
        <w:t>.</w:t>
      </w:r>
    </w:p>
    <w:p w14:paraId="2A03A97A" w14:textId="69DE7A67" w:rsidR="004251BE" w:rsidRPr="00491E58" w:rsidRDefault="004251BE" w:rsidP="00571CEA">
      <w:pPr>
        <w:pStyle w:val="a4"/>
        <w:jc w:val="center"/>
        <w:rPr>
          <w:rFonts w:ascii="Consolas" w:hAnsi="Consolas"/>
        </w:rPr>
      </w:pPr>
      <w:r w:rsidRPr="00491E58">
        <w:rPr>
          <w:rFonts w:ascii="Consolas" w:hAnsi="Consolas"/>
          <w:noProof/>
        </w:rPr>
        <w:lastRenderedPageBreak/>
        <w:drawing>
          <wp:inline distT="0" distB="0" distL="0" distR="0" wp14:anchorId="1717EB67" wp14:editId="55E8D14A">
            <wp:extent cx="3280422" cy="2513197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04" cy="252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E8D" w14:textId="2D666ED1" w:rsidR="004251BE" w:rsidRPr="00491E58" w:rsidRDefault="004251BE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중요한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것은</w:t>
      </w:r>
      <w:r w:rsidRPr="00491E58">
        <w:rPr>
          <w:rFonts w:ascii="Consolas" w:hAnsi="Consolas"/>
        </w:rPr>
        <w:t xml:space="preserve"> predicting stream and main stream</w:t>
      </w:r>
      <w:r w:rsidRPr="00491E58">
        <w:rPr>
          <w:rFonts w:ascii="Consolas" w:hAnsi="Consolas"/>
        </w:rPr>
        <w:t>이</w:t>
      </w:r>
      <w:r w:rsidRPr="00491E58">
        <w:rPr>
          <w:rFonts w:ascii="Consolas" w:hAnsi="Consolas"/>
        </w:rPr>
        <w:t xml:space="preserve"> training </w:t>
      </w:r>
      <w:r w:rsidRPr="00491E58">
        <w:rPr>
          <w:rFonts w:ascii="Consolas" w:hAnsi="Consolas"/>
        </w:rPr>
        <w:t>시</w:t>
      </w:r>
      <w:r w:rsidRPr="00491E58">
        <w:rPr>
          <w:rFonts w:ascii="Consolas" w:hAnsi="Consolas"/>
        </w:rPr>
        <w:t xml:space="preserve"> parameter</w:t>
      </w:r>
      <w:r w:rsidRPr="00491E58">
        <w:rPr>
          <w:rFonts w:ascii="Consolas" w:hAnsi="Consolas"/>
        </w:rPr>
        <w:t>를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공유한다는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것</w:t>
      </w:r>
      <w:r w:rsidRPr="00491E58">
        <w:rPr>
          <w:rFonts w:ascii="Consolas" w:hAnsi="Consolas"/>
        </w:rPr>
        <w:t xml:space="preserve">. </w:t>
      </w:r>
      <w:r w:rsidRPr="00491E58">
        <w:rPr>
          <w:rFonts w:ascii="Consolas" w:hAnsi="Consolas"/>
        </w:rPr>
        <w:t>그래서</w:t>
      </w:r>
      <w:r w:rsidRPr="00491E58">
        <w:rPr>
          <w:rFonts w:ascii="Consolas" w:hAnsi="Consolas"/>
        </w:rPr>
        <w:t xml:space="preserve"> inference </w:t>
      </w:r>
      <w:r w:rsidRPr="00491E58">
        <w:rPr>
          <w:rFonts w:ascii="Consolas" w:hAnsi="Consolas"/>
        </w:rPr>
        <w:t>혹은</w:t>
      </w:r>
      <w:r w:rsidRPr="00491E58">
        <w:rPr>
          <w:rFonts w:ascii="Consolas" w:hAnsi="Consolas"/>
        </w:rPr>
        <w:t xml:space="preserve"> fine </w:t>
      </w:r>
      <w:proofErr w:type="spellStart"/>
      <w:r w:rsidRPr="00491E58">
        <w:rPr>
          <w:rFonts w:ascii="Consolas" w:hAnsi="Consolas"/>
        </w:rPr>
        <w:t>tunning</w:t>
      </w:r>
      <w:proofErr w:type="spellEnd"/>
      <w:r w:rsidRPr="00491E58">
        <w:rPr>
          <w:rFonts w:ascii="Consolas" w:hAnsi="Consolas"/>
        </w:rPr>
        <w:t>시</w:t>
      </w:r>
      <w:r w:rsidRPr="00491E58">
        <w:rPr>
          <w:rFonts w:ascii="Consolas" w:hAnsi="Consolas"/>
        </w:rPr>
        <w:t xml:space="preserve"> </w:t>
      </w:r>
      <w:r w:rsidR="00F87837" w:rsidRPr="00491E58">
        <w:rPr>
          <w:rFonts w:ascii="Consolas" w:hAnsi="Consolas"/>
        </w:rPr>
        <w:t>전통적인</w:t>
      </w:r>
      <w:r w:rsidR="00F87837" w:rsidRPr="00491E58">
        <w:rPr>
          <w:rFonts w:ascii="Consolas" w:hAnsi="Consolas"/>
        </w:rPr>
        <w:t xml:space="preserve"> transformer</w:t>
      </w:r>
      <w:r w:rsidR="00F87837" w:rsidRPr="00491E58">
        <w:rPr>
          <w:rFonts w:ascii="Consolas" w:hAnsi="Consolas"/>
        </w:rPr>
        <w:t>로</w:t>
      </w:r>
      <w:r w:rsidR="00F87837" w:rsidRPr="00491E58">
        <w:rPr>
          <w:rFonts w:ascii="Consolas" w:hAnsi="Consolas"/>
        </w:rPr>
        <w:t xml:space="preserve"> </w:t>
      </w:r>
      <w:r w:rsidR="00F87837" w:rsidRPr="00491E58">
        <w:rPr>
          <w:rFonts w:ascii="Consolas" w:hAnsi="Consolas"/>
        </w:rPr>
        <w:t>귀환이</w:t>
      </w:r>
      <w:r w:rsidR="00F87837" w:rsidRPr="00491E58">
        <w:rPr>
          <w:rFonts w:ascii="Consolas" w:hAnsi="Consolas"/>
        </w:rPr>
        <w:t xml:space="preserve"> </w:t>
      </w:r>
      <w:r w:rsidR="00F87837" w:rsidRPr="00491E58">
        <w:rPr>
          <w:rFonts w:ascii="Consolas" w:hAnsi="Consolas"/>
        </w:rPr>
        <w:t>가능하다</w:t>
      </w:r>
      <w:r w:rsidR="00F87837" w:rsidRPr="00491E58">
        <w:rPr>
          <w:rFonts w:ascii="Consolas" w:hAnsi="Consolas"/>
        </w:rPr>
        <w:t>.</w:t>
      </w:r>
    </w:p>
    <w:p w14:paraId="4DB618D9" w14:textId="416274DE" w:rsidR="00F87837" w:rsidRPr="00491E58" w:rsidRDefault="00F87837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Code</w:t>
      </w:r>
      <w:r w:rsidRPr="00491E58">
        <w:rPr>
          <w:rFonts w:ascii="Consolas" w:hAnsi="Consolas"/>
        </w:rPr>
        <w:t>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생각해보면</w:t>
      </w:r>
      <w:r w:rsidRPr="00491E58">
        <w:rPr>
          <w:rFonts w:ascii="Consolas" w:hAnsi="Consolas"/>
        </w:rPr>
        <w:t>.</w:t>
      </w:r>
    </w:p>
    <w:p w14:paraId="792A2D5B" w14:textId="25DA5ABF" w:rsidR="00F87837" w:rsidRPr="00491E58" w:rsidRDefault="00F87837" w:rsidP="00491E58">
      <w:pPr>
        <w:pStyle w:val="a4"/>
        <w:rPr>
          <w:rFonts w:ascii="Consolas" w:hAnsi="Consolas"/>
        </w:rPr>
      </w:pPr>
      <w:proofErr w:type="spellStart"/>
      <w:r w:rsidRPr="00491E58">
        <w:rPr>
          <w:rFonts w:ascii="Consolas" w:hAnsi="Consolas"/>
        </w:rPr>
        <w:t>Main_stream_self_</w:t>
      </w:r>
      <w:proofErr w:type="gramStart"/>
      <w:r w:rsidRPr="00491E58">
        <w:rPr>
          <w:rFonts w:ascii="Consolas" w:hAnsi="Consolas"/>
        </w:rPr>
        <w:t>attention</w:t>
      </w:r>
      <w:proofErr w:type="spellEnd"/>
      <w:r w:rsidRPr="00491E58">
        <w:rPr>
          <w:rFonts w:ascii="Consolas" w:hAnsi="Consolas"/>
        </w:rPr>
        <w:t>(</w:t>
      </w:r>
      <w:proofErr w:type="gramEnd"/>
      <w:r w:rsidRPr="00491E58">
        <w:rPr>
          <w:rFonts w:ascii="Consolas" w:hAnsi="Consolas"/>
        </w:rPr>
        <w:t xml:space="preserve">Masked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 xml:space="preserve"> decoder)</w:t>
      </w:r>
    </w:p>
    <w:p w14:paraId="64ABADF5" w14:textId="14338A19" w:rsidR="00F87837" w:rsidRPr="00491E58" w:rsidRDefault="00F87837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Model=</w:t>
      </w:r>
      <w:proofErr w:type="spellStart"/>
      <w:proofErr w:type="gramStart"/>
      <w:r w:rsidRPr="00491E58">
        <w:rPr>
          <w:rFonts w:ascii="Consolas" w:hAnsi="Consolas"/>
        </w:rPr>
        <w:t>nn.</w:t>
      </w:r>
      <w:r w:rsidR="00D8671A" w:rsidRPr="00491E58">
        <w:rPr>
          <w:rFonts w:ascii="Consolas" w:hAnsi="Consolas"/>
        </w:rPr>
        <w:t>MultiheadAttention</w:t>
      </w:r>
      <w:proofErr w:type="spellEnd"/>
      <w:r w:rsidRPr="00491E58">
        <w:rPr>
          <w:rFonts w:ascii="Consolas" w:hAnsi="Consolas"/>
        </w:rPr>
        <w:t>()</w:t>
      </w:r>
      <w:proofErr w:type="gramEnd"/>
    </w:p>
    <w:p w14:paraId="1845AF3C" w14:textId="518E8EE4" w:rsidR="00D8671A" w:rsidRPr="00491E58" w:rsidRDefault="00D8671A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첫번째</w:t>
      </w:r>
      <w:r w:rsidRPr="00491E58">
        <w:rPr>
          <w:rFonts w:ascii="Consolas" w:hAnsi="Consolas"/>
        </w:rPr>
        <w:t xml:space="preserve"> layer</w:t>
      </w:r>
      <w:r w:rsidRPr="00491E58">
        <w:rPr>
          <w:rFonts w:ascii="Consolas" w:hAnsi="Consolas"/>
        </w:rPr>
        <w:t>만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생각하게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된다면</w:t>
      </w:r>
    </w:p>
    <w:p w14:paraId="7AA7DACC" w14:textId="5D0AF210" w:rsidR="00F87837" w:rsidRPr="00491E58" w:rsidRDefault="00F87837" w:rsidP="00491E58">
      <w:pPr>
        <w:pStyle w:val="a4"/>
        <w:rPr>
          <w:rFonts w:ascii="Consolas" w:hAnsi="Consolas"/>
        </w:rPr>
      </w:pPr>
      <w:proofErr w:type="spellStart"/>
      <w:proofErr w:type="gramStart"/>
      <w:r w:rsidRPr="00491E58">
        <w:rPr>
          <w:rFonts w:ascii="Consolas" w:hAnsi="Consolas"/>
        </w:rPr>
        <w:t>Model</w:t>
      </w:r>
      <w:r w:rsidR="00D8671A" w:rsidRPr="00491E58">
        <w:rPr>
          <w:rFonts w:ascii="Consolas" w:hAnsi="Consolas"/>
        </w:rPr>
        <w:t>.forward</w:t>
      </w:r>
      <w:proofErr w:type="spellEnd"/>
      <w:r w:rsidR="00D8671A" w:rsidRPr="00491E58">
        <w:rPr>
          <w:rFonts w:ascii="Consolas" w:hAnsi="Consolas"/>
        </w:rPr>
        <w:t>(</w:t>
      </w:r>
      <w:proofErr w:type="gramEnd"/>
      <w:r w:rsidR="00D8671A" w:rsidRPr="00491E58">
        <w:rPr>
          <w:rFonts w:ascii="Consolas" w:hAnsi="Consolas"/>
        </w:rPr>
        <w:t>h2_(0)</w:t>
      </w:r>
      <w:r w:rsidRPr="00491E58">
        <w:rPr>
          <w:rFonts w:ascii="Consolas" w:hAnsi="Consolas"/>
        </w:rPr>
        <w:t>,</w:t>
      </w:r>
      <w:proofErr w:type="spellStart"/>
      <w:r w:rsidR="00D8671A" w:rsidRPr="00491E58">
        <w:rPr>
          <w:rFonts w:ascii="Consolas" w:hAnsi="Consolas"/>
        </w:rPr>
        <w:t>src,src,</w:t>
      </w:r>
      <w:r w:rsidRPr="00491E58">
        <w:rPr>
          <w:rFonts w:ascii="Consolas" w:hAnsi="Consolas"/>
        </w:rPr>
        <w:t>src_mask,src_key_pad_mask</w:t>
      </w:r>
      <w:proofErr w:type="spellEnd"/>
      <w:r w:rsidRPr="00491E58">
        <w:rPr>
          <w:rFonts w:ascii="Consolas" w:hAnsi="Consolas"/>
        </w:rPr>
        <w:t xml:space="preserve">) </w:t>
      </w:r>
    </w:p>
    <w:p w14:paraId="6564E9AA" w14:textId="7A90829D" w:rsidR="00F87837" w:rsidRPr="00491E58" w:rsidRDefault="00F87837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여기에서</w:t>
      </w:r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src</w:t>
      </w:r>
      <w:proofErr w:type="spellEnd"/>
      <w:r w:rsidRPr="00491E58">
        <w:rPr>
          <w:rFonts w:ascii="Consolas" w:hAnsi="Consolas"/>
        </w:rPr>
        <w:t>는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위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그림에서</w:t>
      </w:r>
      <w:r w:rsidRPr="00491E58">
        <w:rPr>
          <w:rFonts w:ascii="Consolas" w:hAnsi="Consolas"/>
        </w:rPr>
        <w:t xml:space="preserve"> </w:t>
      </w:r>
      <w:r w:rsidR="00D8671A" w:rsidRPr="00491E58">
        <w:rPr>
          <w:rFonts w:ascii="Consolas" w:hAnsi="Consolas"/>
        </w:rPr>
        <w:t>h0_(0)</w:t>
      </w:r>
      <w:r w:rsidR="00D8671A" w:rsidRPr="00491E58">
        <w:rPr>
          <w:rFonts w:ascii="Consolas" w:hAnsi="Consolas"/>
        </w:rPr>
        <w:t xml:space="preserve">, </w:t>
      </w:r>
      <w:r w:rsidR="00D8671A" w:rsidRPr="00491E58">
        <w:rPr>
          <w:rFonts w:ascii="Consolas" w:hAnsi="Consolas"/>
        </w:rPr>
        <w:t>h</w:t>
      </w:r>
      <w:r w:rsidR="00D8671A" w:rsidRPr="00491E58">
        <w:rPr>
          <w:rFonts w:ascii="Consolas" w:hAnsi="Consolas"/>
        </w:rPr>
        <w:t>1</w:t>
      </w:r>
      <w:r w:rsidR="00D8671A" w:rsidRPr="00491E58">
        <w:rPr>
          <w:rFonts w:ascii="Consolas" w:hAnsi="Consolas"/>
        </w:rPr>
        <w:t>_(0)</w:t>
      </w:r>
      <w:r w:rsidR="00D8671A" w:rsidRPr="00491E58">
        <w:rPr>
          <w:rFonts w:ascii="Consolas" w:hAnsi="Consolas"/>
        </w:rPr>
        <w:t xml:space="preserve">, </w:t>
      </w:r>
      <w:r w:rsidR="00D8671A" w:rsidRPr="00491E58">
        <w:rPr>
          <w:rFonts w:ascii="Consolas" w:hAnsi="Consolas"/>
        </w:rPr>
        <w:t>h</w:t>
      </w:r>
      <w:r w:rsidR="00D8671A" w:rsidRPr="00491E58">
        <w:rPr>
          <w:rFonts w:ascii="Consolas" w:hAnsi="Consolas"/>
        </w:rPr>
        <w:t>2</w:t>
      </w:r>
      <w:r w:rsidR="00D8671A" w:rsidRPr="00491E58">
        <w:rPr>
          <w:rFonts w:ascii="Consolas" w:hAnsi="Consolas"/>
        </w:rPr>
        <w:t>_(0)</w:t>
      </w:r>
      <w:r w:rsidRPr="00491E58">
        <w:rPr>
          <w:rFonts w:ascii="Consolas" w:hAnsi="Consolas"/>
        </w:rPr>
        <w:t>임</w:t>
      </w:r>
    </w:p>
    <w:p w14:paraId="12D978EC" w14:textId="10BDC449" w:rsidR="00D8671A" w:rsidRPr="00491E58" w:rsidRDefault="00D8671A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Shape</w:t>
      </w:r>
      <w:r w:rsidRPr="00491E58">
        <w:rPr>
          <w:rFonts w:ascii="Consolas" w:hAnsi="Consolas"/>
        </w:rPr>
        <w:t>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보게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되면</w:t>
      </w:r>
      <w:r w:rsidRPr="00491E58">
        <w:rPr>
          <w:rFonts w:ascii="Consolas" w:hAnsi="Consolas"/>
        </w:rPr>
        <w:t xml:space="preserve">, </w:t>
      </w:r>
      <w:proofErr w:type="spellStart"/>
      <w:r w:rsidRPr="00491E58">
        <w:rPr>
          <w:rFonts w:ascii="Consolas" w:hAnsi="Consolas"/>
        </w:rPr>
        <w:t>seq</w:t>
      </w:r>
      <w:proofErr w:type="spellEnd"/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len</w:t>
      </w:r>
      <w:proofErr w:type="spellEnd"/>
      <w:r w:rsidRPr="00491E58">
        <w:rPr>
          <w:rFonts w:ascii="Consolas" w:hAnsi="Consolas"/>
        </w:rPr>
        <w:t>, batch size, d v</w:t>
      </w:r>
    </w:p>
    <w:p w14:paraId="4FEAD31B" w14:textId="53C39FA5" w:rsidR="00F87837" w:rsidRPr="00491E58" w:rsidRDefault="00F87837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 xml:space="preserve">Predicting stream </w:t>
      </w:r>
      <w:proofErr w:type="spellStart"/>
      <w:r w:rsidRPr="00491E58">
        <w:rPr>
          <w:rFonts w:ascii="Consolas" w:hAnsi="Consolas"/>
        </w:rPr>
        <w:t>self attention</w:t>
      </w:r>
      <w:proofErr w:type="spellEnd"/>
      <w:r w:rsidRPr="00491E58">
        <w:rPr>
          <w:rFonts w:ascii="Consolas" w:hAnsi="Consolas"/>
        </w:rPr>
        <w:t xml:space="preserve"> </w:t>
      </w:r>
      <w:proofErr w:type="spellStart"/>
      <w:proofErr w:type="gramStart"/>
      <w:r w:rsidRPr="00491E58">
        <w:rPr>
          <w:rFonts w:ascii="Consolas" w:hAnsi="Consolas"/>
        </w:rPr>
        <w:t>Model.forward</w:t>
      </w:r>
      <w:proofErr w:type="spellEnd"/>
      <w:r w:rsidRPr="00491E58">
        <w:rPr>
          <w:rFonts w:ascii="Consolas" w:hAnsi="Consolas"/>
        </w:rPr>
        <w:t>(</w:t>
      </w:r>
      <w:proofErr w:type="gramEnd"/>
      <w:r w:rsidR="00D8671A" w:rsidRPr="00491E58">
        <w:rPr>
          <w:rFonts w:ascii="Consolas" w:hAnsi="Consolas"/>
        </w:rPr>
        <w:t>s2_(0)</w:t>
      </w:r>
      <w:r w:rsidRPr="00491E58">
        <w:rPr>
          <w:rFonts w:ascii="Consolas" w:hAnsi="Consolas"/>
        </w:rPr>
        <w:t>,</w:t>
      </w:r>
      <w:r w:rsidR="00D8671A" w:rsidRPr="00491E58">
        <w:rPr>
          <w:rFonts w:ascii="Consolas" w:hAnsi="Consolas"/>
        </w:rPr>
        <w:t xml:space="preserve"> </w:t>
      </w:r>
      <w:r w:rsidR="00D8671A" w:rsidRPr="00491E58">
        <w:rPr>
          <w:rFonts w:ascii="Consolas" w:hAnsi="Consolas"/>
        </w:rPr>
        <w:t>src_1</w:t>
      </w:r>
      <w:r w:rsidR="00D8671A" w:rsidRPr="00491E58">
        <w:rPr>
          <w:rFonts w:ascii="Consolas" w:hAnsi="Consolas"/>
        </w:rPr>
        <w:t xml:space="preserve">, </w:t>
      </w:r>
      <w:r w:rsidR="00D8671A" w:rsidRPr="00491E58">
        <w:rPr>
          <w:rFonts w:ascii="Consolas" w:hAnsi="Consolas"/>
        </w:rPr>
        <w:t>src_1</w:t>
      </w:r>
      <w:r w:rsidR="00D8671A" w:rsidRPr="00491E58">
        <w:rPr>
          <w:rFonts w:ascii="Consolas" w:hAnsi="Consolas"/>
        </w:rPr>
        <w:t>,</w:t>
      </w:r>
      <w:r w:rsidRPr="00491E58">
        <w:rPr>
          <w:rFonts w:ascii="Consolas" w:hAnsi="Consolas"/>
        </w:rPr>
        <w:t>src_</w:t>
      </w:r>
      <w:r w:rsidR="00D8671A" w:rsidRPr="00491E58">
        <w:rPr>
          <w:rFonts w:ascii="Consolas" w:hAnsi="Consolas"/>
        </w:rPr>
        <w:t>1_</w:t>
      </w:r>
      <w:r w:rsidRPr="00491E58">
        <w:rPr>
          <w:rFonts w:ascii="Consolas" w:hAnsi="Consolas"/>
        </w:rPr>
        <w:t>mask,src_</w:t>
      </w:r>
      <w:r w:rsidR="00D8671A" w:rsidRPr="00491E58">
        <w:rPr>
          <w:rFonts w:ascii="Consolas" w:hAnsi="Consolas"/>
        </w:rPr>
        <w:t>1_</w:t>
      </w:r>
      <w:r w:rsidRPr="00491E58">
        <w:rPr>
          <w:rFonts w:ascii="Consolas" w:hAnsi="Consolas"/>
        </w:rPr>
        <w:t>key_pad_mask)</w:t>
      </w:r>
      <w:r w:rsidRPr="00491E58">
        <w:rPr>
          <w:rFonts w:ascii="Consolas" w:hAnsi="Consolas"/>
        </w:rPr>
        <w:t xml:space="preserve"> </w:t>
      </w:r>
    </w:p>
    <w:p w14:paraId="01EF7230" w14:textId="77777777" w:rsidR="00491E58" w:rsidRPr="00491E58" w:rsidRDefault="00D8671A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Src1_1</w:t>
      </w:r>
      <w:r w:rsidRPr="00491E58">
        <w:rPr>
          <w:rFonts w:ascii="Consolas" w:hAnsi="Consolas"/>
        </w:rPr>
        <w:t>의</w:t>
      </w:r>
      <w:r w:rsidRPr="00491E58">
        <w:rPr>
          <w:rFonts w:ascii="Consolas" w:hAnsi="Consolas"/>
        </w:rPr>
        <w:t xml:space="preserve"> shape</w:t>
      </w:r>
      <w:r w:rsidRPr="00491E58">
        <w:rPr>
          <w:rFonts w:ascii="Consolas" w:hAnsi="Consolas"/>
        </w:rPr>
        <w:t>를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보게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되면</w:t>
      </w:r>
      <w:r w:rsidRPr="00491E58">
        <w:rPr>
          <w:rFonts w:ascii="Consolas" w:hAnsi="Consolas"/>
        </w:rPr>
        <w:t xml:space="preserve">, </w:t>
      </w:r>
      <w:proofErr w:type="spellStart"/>
      <w:r w:rsidRPr="00491E58">
        <w:rPr>
          <w:rFonts w:ascii="Consolas" w:hAnsi="Consolas"/>
        </w:rPr>
        <w:t>seq_len</w:t>
      </w:r>
      <w:proofErr w:type="spellEnd"/>
      <w:r w:rsidRPr="00491E58">
        <w:rPr>
          <w:rFonts w:ascii="Consolas" w:hAnsi="Consolas"/>
        </w:rPr>
        <w:t>, batch size, 2 * d_v</w:t>
      </w:r>
    </w:p>
    <w:p w14:paraId="51F33719" w14:textId="29C9B209" w:rsidR="00D8671A" w:rsidRDefault="00D8671A" w:rsidP="00491E58">
      <w:pPr>
        <w:pStyle w:val="a4"/>
        <w:rPr>
          <w:rFonts w:ascii="Consolas" w:hAnsi="Consolas"/>
        </w:rPr>
      </w:pPr>
      <w:r w:rsidRPr="00491E58">
        <w:rPr>
          <w:rFonts w:ascii="Consolas" w:hAnsi="Consolas"/>
        </w:rPr>
        <w:t>Src_1</w:t>
      </w:r>
      <w:r w:rsidRPr="00491E58">
        <w:rPr>
          <w:rFonts w:ascii="Consolas" w:hAnsi="Consolas"/>
        </w:rPr>
        <w:t>은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h0_(0)</w:t>
      </w:r>
      <w:proofErr w:type="gramStart"/>
      <w:r w:rsidRPr="00491E58">
        <w:rPr>
          <w:rFonts w:ascii="Consolas" w:hAnsi="Consolas"/>
        </w:rPr>
        <w:t>:s0</w:t>
      </w:r>
      <w:proofErr w:type="gramEnd"/>
      <w:r w:rsidRPr="00491E58">
        <w:rPr>
          <w:rFonts w:ascii="Consolas" w:hAnsi="Consolas"/>
        </w:rPr>
        <w:t>_(0)</w:t>
      </w:r>
      <w:r w:rsidRPr="00491E58">
        <w:rPr>
          <w:rFonts w:ascii="Consolas" w:hAnsi="Consolas"/>
        </w:rPr>
        <w:t>, h1_(0):s</w:t>
      </w:r>
      <w:r w:rsidRPr="00491E58">
        <w:rPr>
          <w:rFonts w:ascii="Consolas" w:hAnsi="Consolas"/>
        </w:rPr>
        <w:t>1</w:t>
      </w:r>
      <w:r w:rsidRPr="00491E58">
        <w:rPr>
          <w:rFonts w:ascii="Consolas" w:hAnsi="Consolas"/>
        </w:rPr>
        <w:t>_(0), h2_(0):s</w:t>
      </w:r>
      <w:r w:rsidRPr="00491E58">
        <w:rPr>
          <w:rFonts w:ascii="Consolas" w:hAnsi="Consolas"/>
        </w:rPr>
        <w:t>2</w:t>
      </w:r>
      <w:r w:rsidRPr="00491E58">
        <w:rPr>
          <w:rFonts w:ascii="Consolas" w:hAnsi="Consolas"/>
        </w:rPr>
        <w:t>_(0)</w:t>
      </w:r>
      <w:r w:rsidRPr="00491E58">
        <w:rPr>
          <w:rFonts w:ascii="Consolas" w:hAnsi="Consolas"/>
        </w:rPr>
        <w:t>즉</w:t>
      </w:r>
      <w:r w:rsidRPr="00491E58">
        <w:rPr>
          <w:rFonts w:ascii="Consolas" w:hAnsi="Consolas"/>
        </w:rPr>
        <w:t xml:space="preserve"> </w:t>
      </w:r>
      <w:proofErr w:type="spellStart"/>
      <w:r w:rsidRPr="00491E58">
        <w:rPr>
          <w:rFonts w:ascii="Consolas" w:hAnsi="Consolas"/>
        </w:rPr>
        <w:t>concat</w:t>
      </w:r>
      <w:proofErr w:type="spellEnd"/>
      <w:r w:rsidRPr="00491E58">
        <w:rPr>
          <w:rFonts w:ascii="Consolas" w:hAnsi="Consolas"/>
        </w:rPr>
        <w:t>된</w:t>
      </w:r>
      <w:r w:rsidRPr="00491E58">
        <w:rPr>
          <w:rFonts w:ascii="Consolas" w:hAnsi="Consolas"/>
        </w:rPr>
        <w:t xml:space="preserve"> </w:t>
      </w:r>
      <w:r w:rsidRPr="00491E58">
        <w:rPr>
          <w:rFonts w:ascii="Consolas" w:hAnsi="Consolas"/>
        </w:rPr>
        <w:t>것</w:t>
      </w:r>
    </w:p>
    <w:p w14:paraId="39BFC1AF" w14:textId="057FBADA" w:rsidR="00491E58" w:rsidRDefault="00491E58" w:rsidP="00491E58">
      <w:pPr>
        <w:pStyle w:val="a4"/>
        <w:rPr>
          <w:rFonts w:ascii="Consolas" w:hAnsi="Consolas" w:hint="eastAsia"/>
        </w:rPr>
      </w:pPr>
    </w:p>
    <w:p w14:paraId="102FE92E" w14:textId="19DE24C6" w:rsidR="00491E58" w:rsidRDefault="00491E58" w:rsidP="00491E58">
      <w:pPr>
        <w:pStyle w:val="a4"/>
        <w:rPr>
          <w:rFonts w:ascii="Consolas" w:hAnsi="Consolas"/>
        </w:rPr>
      </w:pPr>
      <w:r>
        <w:rPr>
          <w:rFonts w:ascii="Consolas" w:hAnsi="Consolas"/>
        </w:rPr>
        <w:t>2.4) Positional Embedding</w:t>
      </w:r>
    </w:p>
    <w:p w14:paraId="024C6CE6" w14:textId="5B56DD3D" w:rsidR="00491E58" w:rsidRDefault="00491E58" w:rsidP="00491E58">
      <w:pPr>
        <w:pStyle w:val="a4"/>
        <w:rPr>
          <w:rFonts w:ascii="Consolas" w:hAnsi="Consolas"/>
        </w:rPr>
      </w:pPr>
      <w:r>
        <w:rPr>
          <w:rFonts w:ascii="Consolas" w:hAnsi="Consolas" w:hint="eastAsia"/>
        </w:rPr>
        <w:t>기존의</w:t>
      </w:r>
      <w:r>
        <w:rPr>
          <w:rFonts w:ascii="Consolas" w:hAnsi="Consolas"/>
        </w:rPr>
        <w:t xml:space="preserve"> absolute positional embedding(BERT</w:t>
      </w:r>
      <w:r>
        <w:rPr>
          <w:rFonts w:ascii="Consolas" w:hAnsi="Consolas" w:hint="eastAsia"/>
        </w:rPr>
        <w:t>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활용한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것</w:t>
      </w:r>
      <w:r>
        <w:rPr>
          <w:rFonts w:ascii="Consolas" w:hAnsi="Consolas" w:hint="eastAsia"/>
        </w:rPr>
        <w:t>)</w:t>
      </w:r>
      <w:r>
        <w:rPr>
          <w:rFonts w:ascii="Consolas" w:hAnsi="Consolas" w:hint="eastAsia"/>
        </w:rPr>
        <w:t>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relative positional embedding(</w:t>
      </w:r>
      <w:r>
        <w:rPr>
          <w:rFonts w:ascii="Consolas" w:hAnsi="Consolas" w:hint="eastAsia"/>
        </w:rPr>
        <w:t>T5</w:t>
      </w:r>
      <w:r>
        <w:rPr>
          <w:rFonts w:ascii="Consolas" w:hAnsi="Consolas" w:hint="eastAsia"/>
        </w:rPr>
        <w:t>에서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활용한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것</w:t>
      </w:r>
      <w:r>
        <w:rPr>
          <w:rFonts w:ascii="Consolas" w:hAnsi="Consolas" w:hint="eastAsia"/>
        </w:rPr>
        <w:t>)</w:t>
      </w:r>
      <w:r>
        <w:rPr>
          <w:rFonts w:ascii="Consolas" w:hAnsi="Consolas" w:hint="eastAsia"/>
        </w:rPr>
        <w:t>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추가로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같이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활용했다</w:t>
      </w:r>
      <w:r>
        <w:rPr>
          <w:rFonts w:ascii="Consolas" w:hAnsi="Consolas" w:hint="eastAsia"/>
        </w:rPr>
        <w:t>.</w:t>
      </w:r>
      <w:r>
        <w:rPr>
          <w:rFonts w:ascii="Consolas" w:hAnsi="Consolas"/>
        </w:rPr>
        <w:t xml:space="preserve"> </w:t>
      </w:r>
    </w:p>
    <w:p w14:paraId="2E724ECB" w14:textId="72458F38" w:rsidR="00491E58" w:rsidRDefault="00491E58" w:rsidP="00491E58">
      <w:pPr>
        <w:pStyle w:val="a4"/>
        <w:rPr>
          <w:rFonts w:ascii="Consolas" w:hAnsi="Consolas"/>
        </w:rPr>
      </w:pPr>
    </w:p>
    <w:p w14:paraId="71945080" w14:textId="19B6EC24" w:rsidR="00491E58" w:rsidRDefault="00491E58" w:rsidP="00491E58">
      <w:pPr>
        <w:pStyle w:val="a4"/>
        <w:rPr>
          <w:rFonts w:ascii="Consolas" w:hAnsi="Consolas" w:hint="eastAsia"/>
        </w:rPr>
      </w:pPr>
      <w:r>
        <w:rPr>
          <w:rFonts w:ascii="Consolas" w:hAnsi="Consolas"/>
        </w:rPr>
        <w:t xml:space="preserve">2.5) </w:t>
      </w:r>
      <w:r>
        <w:rPr>
          <w:rFonts w:ascii="Consolas" w:hAnsi="Consolas" w:hint="eastAsia"/>
        </w:rPr>
        <w:t xml:space="preserve">Seq2Seq Pre-training on </w:t>
      </w:r>
      <w:proofErr w:type="spellStart"/>
      <w:r>
        <w:rPr>
          <w:rFonts w:ascii="Consolas" w:hAnsi="Consolas" w:hint="eastAsia"/>
        </w:rPr>
        <w:t>Deno</w:t>
      </w:r>
      <w:r>
        <w:rPr>
          <w:rFonts w:ascii="Consolas" w:hAnsi="Consolas"/>
        </w:rPr>
        <w:t>i</w:t>
      </w:r>
      <w:r>
        <w:rPr>
          <w:rFonts w:ascii="Consolas" w:hAnsi="Consolas" w:hint="eastAsia"/>
        </w:rPr>
        <w:t>sing</w:t>
      </w:r>
      <w:proofErr w:type="spellEnd"/>
      <w:r>
        <w:rPr>
          <w:rFonts w:ascii="Consolas" w:hAnsi="Consolas" w:hint="eastAsia"/>
        </w:rPr>
        <w:t xml:space="preserve"> Task</w:t>
      </w:r>
    </w:p>
    <w:p w14:paraId="0941A19E" w14:textId="4D5FE2BF" w:rsidR="00F87837" w:rsidRPr="00491E58" w:rsidRDefault="00491E58" w:rsidP="00491E58">
      <w:pPr>
        <w:pStyle w:val="a4"/>
        <w:rPr>
          <w:rFonts w:ascii="Consolas" w:hAnsi="Consolas"/>
        </w:rPr>
      </w:pPr>
      <w:r>
        <w:rPr>
          <w:rFonts w:ascii="Consolas" w:hAnsi="Consolas"/>
        </w:rPr>
        <w:t>P</w:t>
      </w:r>
      <w:r>
        <w:rPr>
          <w:rFonts w:ascii="Consolas" w:hAnsi="Consolas" w:hint="eastAsia"/>
        </w:rPr>
        <w:t>aired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데이터를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확보하기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어렵기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때문에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인위적으로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input</w:t>
      </w:r>
      <w:r>
        <w:rPr>
          <w:rFonts w:ascii="Consolas" w:hAnsi="Consolas" w:hint="eastAsia"/>
        </w:rPr>
        <w:t>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특정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부분에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mask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씌우고</w:t>
      </w:r>
      <w:r>
        <w:rPr>
          <w:rFonts w:ascii="Consolas" w:hAnsi="Consolas" w:hint="eastAsia"/>
        </w:rPr>
        <w:t>(</w:t>
      </w:r>
      <w:proofErr w:type="spellStart"/>
      <w:r>
        <w:rPr>
          <w:rFonts w:ascii="Consolas" w:hAnsi="Consolas"/>
        </w:rPr>
        <w:t>denoised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되고</w:t>
      </w:r>
      <w:r>
        <w:rPr>
          <w:rFonts w:ascii="Consolas" w:hAnsi="Consolas" w:hint="eastAsia"/>
        </w:rPr>
        <w:t>)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이를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복원하는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식으로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모델을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학습시켰다</w:t>
      </w:r>
      <w:r>
        <w:rPr>
          <w:rFonts w:ascii="Consolas" w:hAnsi="Consolas" w:hint="eastAsia"/>
        </w:rPr>
        <w:t>.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방식으로는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token span masking</w:t>
      </w:r>
      <w:r>
        <w:rPr>
          <w:rFonts w:ascii="Consolas" w:hAnsi="Consolas" w:hint="eastAsia"/>
        </w:rPr>
        <w:t>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활용함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MASS</w:t>
      </w:r>
      <w:r>
        <w:rPr>
          <w:rFonts w:ascii="Consolas" w:hAnsi="Consolas" w:hint="eastAsia"/>
        </w:rPr>
        <w:t>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썼다고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한다</w:t>
      </w:r>
      <w:r>
        <w:rPr>
          <w:rFonts w:ascii="Consolas" w:hAnsi="Consolas" w:hint="eastAsia"/>
        </w:rPr>
        <w:t xml:space="preserve">.) </w:t>
      </w:r>
      <w:proofErr w:type="spellStart"/>
      <w:r>
        <w:rPr>
          <w:rFonts w:ascii="Consolas" w:hAnsi="Consolas" w:hint="eastAsia"/>
        </w:rPr>
        <w:t>ProphetNet</w:t>
      </w:r>
      <w:proofErr w:type="spellEnd"/>
      <w:r>
        <w:rPr>
          <w:rFonts w:ascii="Consolas" w:hAnsi="Consolas" w:hint="eastAsia"/>
        </w:rPr>
        <w:t>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주어진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masked token span</w:t>
      </w:r>
      <w:r>
        <w:rPr>
          <w:rFonts w:ascii="Consolas" w:hAnsi="Consolas" w:hint="eastAsia"/>
        </w:rPr>
        <w:t>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the next n future tokens</w:t>
      </w:r>
      <w:r>
        <w:rPr>
          <w:rFonts w:ascii="Consolas" w:hAnsi="Consolas" w:hint="eastAsia"/>
        </w:rPr>
        <w:t>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예측한다</w:t>
      </w:r>
      <w:proofErr w:type="gramStart"/>
      <w:r>
        <w:rPr>
          <w:rFonts w:ascii="Consolas" w:hAnsi="Consolas" w:hint="eastAsia"/>
        </w:rPr>
        <w:t>.</w:t>
      </w:r>
      <w:r>
        <w:rPr>
          <w:rFonts w:ascii="Consolas" w:hAnsi="Consolas"/>
        </w:rPr>
        <w:t>[</w:t>
      </w:r>
      <w:proofErr w:type="gramEnd"/>
      <w:r>
        <w:rPr>
          <w:rFonts w:ascii="Consolas" w:hAnsi="Consolas"/>
        </w:rPr>
        <w:t>Figure 2</w:t>
      </w:r>
      <w:r>
        <w:rPr>
          <w:rFonts w:ascii="Consolas" w:hAnsi="Consolas" w:hint="eastAsia"/>
        </w:rPr>
        <w:t>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다시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봐보자</w:t>
      </w:r>
      <w:proofErr w:type="spellEnd"/>
      <w:r>
        <w:rPr>
          <w:rFonts w:ascii="Consolas" w:hAnsi="Consolas" w:hint="eastAsia"/>
        </w:rPr>
        <w:t>]</w:t>
      </w:r>
      <w:r>
        <w:rPr>
          <w:rFonts w:ascii="Consolas" w:hAnsi="Consolas"/>
        </w:rPr>
        <w:t xml:space="preserve">  </w:t>
      </w:r>
    </w:p>
    <w:p w14:paraId="7940124C" w14:textId="2A40F420" w:rsidR="00F87837" w:rsidRDefault="00491E58" w:rsidP="00571CEA">
      <w:pPr>
        <w:pStyle w:val="a4"/>
        <w:jc w:val="center"/>
        <w:rPr>
          <w:rFonts w:ascii="Consolas" w:hAnsi="Consolas"/>
        </w:rPr>
        <w:pPrChange w:id="1" w:author="옥창원" w:date="2020-08-24T13:20:00Z">
          <w:pPr>
            <w:pStyle w:val="a4"/>
          </w:pPr>
        </w:pPrChange>
      </w:pPr>
      <w:r>
        <w:rPr>
          <w:noProof/>
        </w:rPr>
        <w:lastRenderedPageBreak/>
        <w:drawing>
          <wp:inline distT="0" distB="0" distL="0" distR="0" wp14:anchorId="28F43335" wp14:editId="4538FC6D">
            <wp:extent cx="3034910" cy="2067209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1184" cy="207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4F9" w14:textId="5660AA20" w:rsidR="00DD07BE" w:rsidRDefault="00DD07BE" w:rsidP="00491E58">
      <w:pPr>
        <w:pStyle w:val="a4"/>
        <w:rPr>
          <w:rFonts w:ascii="Consolas" w:hAnsi="Consolas" w:hint="eastAsia"/>
        </w:rPr>
      </w:pPr>
      <w:r>
        <w:rPr>
          <w:rFonts w:ascii="Consolas" w:hAnsi="Consolas" w:hint="eastAsia"/>
        </w:rPr>
        <w:t>3. Experiments and Results</w:t>
      </w:r>
    </w:p>
    <w:p w14:paraId="556B7061" w14:textId="103D64FF" w:rsidR="00DD07BE" w:rsidRDefault="00DD07BE" w:rsidP="00491E58">
      <w:pPr>
        <w:pStyle w:val="a4"/>
        <w:rPr>
          <w:rFonts w:ascii="Consolas" w:hAnsi="Consolas"/>
        </w:rPr>
      </w:pPr>
      <w:r>
        <w:rPr>
          <w:rFonts w:ascii="Consolas" w:hAnsi="Consolas"/>
        </w:rPr>
        <w:t xml:space="preserve">1) </w:t>
      </w:r>
      <w:proofErr w:type="spellStart"/>
      <w:r>
        <w:rPr>
          <w:rFonts w:ascii="Consolas" w:hAnsi="Consolas"/>
        </w:rPr>
        <w:t>Pretraining</w:t>
      </w:r>
      <w:proofErr w:type="spellEnd"/>
    </w:p>
    <w:p w14:paraId="1E5849BB" w14:textId="605B8D06" w:rsidR="00DD07BE" w:rsidRDefault="00DD07BE" w:rsidP="00491E58">
      <w:pPr>
        <w:pStyle w:val="a4"/>
        <w:rPr>
          <w:rFonts w:ascii="Consolas" w:hAnsi="Consolas" w:hint="eastAsia"/>
        </w:rPr>
      </w:pPr>
      <w:proofErr w:type="gramStart"/>
      <w:r>
        <w:rPr>
          <w:rFonts w:ascii="Consolas" w:hAnsi="Consolas"/>
        </w:rPr>
        <w:t>Layer :</w:t>
      </w:r>
      <w:proofErr w:type="gramEnd"/>
      <w:r>
        <w:rPr>
          <w:rFonts w:ascii="Consolas" w:hAnsi="Consolas"/>
        </w:rPr>
        <w:t xml:space="preserve"> 12, </w:t>
      </w:r>
      <w:r>
        <w:rPr>
          <w:rFonts w:ascii="Consolas" w:hAnsi="Consolas" w:hint="eastAsia"/>
        </w:rPr>
        <w:t xml:space="preserve">Embedding dim : 1024, </w:t>
      </w:r>
      <w:proofErr w:type="spellStart"/>
      <w:r>
        <w:rPr>
          <w:rFonts w:ascii="Consolas" w:hAnsi="Consolas" w:hint="eastAsia"/>
        </w:rPr>
        <w:t>d_ff</w:t>
      </w:r>
      <w:proofErr w:type="spellEnd"/>
      <w:r>
        <w:rPr>
          <w:rFonts w:ascii="Consolas" w:hAnsi="Consolas" w:hint="eastAsia"/>
        </w:rPr>
        <w:t xml:space="preserve"> : 4096 </w:t>
      </w:r>
    </w:p>
    <w:p w14:paraId="333E0528" w14:textId="1FA6E730" w:rsidR="00DD07BE" w:rsidRDefault="00DD07BE" w:rsidP="00491E58">
      <w:pPr>
        <w:pStyle w:val="a4"/>
        <w:rPr>
          <w:rFonts w:ascii="Consolas" w:hAnsi="Consolas"/>
        </w:rPr>
      </w:pPr>
      <w:r>
        <w:rPr>
          <w:rFonts w:ascii="Consolas" w:hAnsi="Consolas"/>
        </w:rPr>
        <w:t xml:space="preserve">Batch </w:t>
      </w:r>
      <w:proofErr w:type="gramStart"/>
      <w:r>
        <w:rPr>
          <w:rFonts w:ascii="Consolas" w:hAnsi="Consolas"/>
        </w:rPr>
        <w:t>size :</w:t>
      </w:r>
      <w:proofErr w:type="gramEnd"/>
      <w:r>
        <w:rPr>
          <w:rFonts w:ascii="Consolas" w:hAnsi="Consolas"/>
        </w:rPr>
        <w:t xml:space="preserve"> 1024, training step : 500K</w:t>
      </w:r>
    </w:p>
    <w:p w14:paraId="6BE18D54" w14:textId="7AAF477A" w:rsidR="00DD07BE" w:rsidRDefault="00DD07BE" w:rsidP="00491E58">
      <w:pPr>
        <w:pStyle w:val="a4"/>
        <w:rPr>
          <w:rFonts w:ascii="Consolas" w:hAnsi="Consolas"/>
        </w:rPr>
      </w:pPr>
      <w:r>
        <w:rPr>
          <w:rFonts w:ascii="Consolas" w:hAnsi="Consolas"/>
        </w:rPr>
        <w:t>Optimizer Adam(</w:t>
      </w:r>
      <w:proofErr w:type="spellStart"/>
      <w:r>
        <w:rPr>
          <w:rFonts w:ascii="Consolas" w:hAnsi="Consolas"/>
        </w:rPr>
        <w:t>lr</w:t>
      </w:r>
      <w:proofErr w:type="spellEnd"/>
      <w:r>
        <w:rPr>
          <w:rFonts w:ascii="Consolas" w:hAnsi="Consolas"/>
        </w:rPr>
        <w:t>=3e-4</w:t>
      </w:r>
      <w:proofErr w:type="gramStart"/>
      <w:r>
        <w:rPr>
          <w:rFonts w:ascii="Consolas" w:hAnsi="Consolas"/>
        </w:rPr>
        <w:t xml:space="preserve">) </w:t>
      </w:r>
      <w:r>
        <w:rPr>
          <w:rFonts w:ascii="Consolas" w:hAnsi="Consolas" w:hint="eastAsia"/>
        </w:rPr>
        <w:t>,</w:t>
      </w:r>
      <w:proofErr w:type="gramEnd"/>
      <w:r>
        <w:rPr>
          <w:rFonts w:ascii="Consolas" w:hAnsi="Consolas" w:hint="eastAsia"/>
        </w:rPr>
        <w:t xml:space="preserve"> n stream </w:t>
      </w:r>
      <w:proofErr w:type="spellStart"/>
      <w:r>
        <w:rPr>
          <w:rFonts w:ascii="Consolas" w:hAnsi="Consolas" w:hint="eastAsia"/>
        </w:rPr>
        <w:t>self attention</w:t>
      </w:r>
      <w:proofErr w:type="spellEnd"/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n</w:t>
      </w:r>
      <w:r>
        <w:rPr>
          <w:rFonts w:ascii="Consolas" w:hAnsi="Consolas" w:hint="eastAsia"/>
        </w:rPr>
        <w:t>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2</w:t>
      </w:r>
      <w:r>
        <w:rPr>
          <w:rFonts w:ascii="Consolas" w:hAnsi="Consolas" w:hint="eastAsia"/>
        </w:rPr>
        <w:t>로만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상정</w:t>
      </w:r>
      <w:r>
        <w:rPr>
          <w:rFonts w:ascii="Consolas" w:hAnsi="Consolas" w:hint="eastAsia"/>
        </w:rPr>
        <w:t>.</w:t>
      </w:r>
    </w:p>
    <w:p w14:paraId="31561792" w14:textId="17ACF5FE" w:rsidR="00DD07BE" w:rsidRDefault="00DD07BE" w:rsidP="00491E58">
      <w:pPr>
        <w:pStyle w:val="a4"/>
        <w:rPr>
          <w:rFonts w:ascii="Consolas" w:hAnsi="Consolas"/>
        </w:rPr>
      </w:pPr>
      <w:r>
        <w:rPr>
          <w:rFonts w:ascii="Consolas" w:hAnsi="Consolas" w:hint="eastAsia"/>
        </w:rPr>
        <w:t>Data</w:t>
      </w:r>
      <w:r>
        <w:rPr>
          <w:rFonts w:ascii="Consolas" w:hAnsi="Consolas" w:hint="eastAsia"/>
        </w:rPr>
        <w:t>는</w:t>
      </w:r>
      <w:r>
        <w:rPr>
          <w:rFonts w:ascii="Consolas" w:hAnsi="Consolas" w:hint="eastAsia"/>
        </w:rPr>
        <w:t xml:space="preserve"> Book Corpus</w:t>
      </w:r>
      <w:r>
        <w:rPr>
          <w:rFonts w:ascii="Consolas" w:hAnsi="Consolas" w:hint="eastAsia"/>
        </w:rPr>
        <w:t>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English Wikipedia(16GB)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활용함</w:t>
      </w:r>
      <w:r>
        <w:rPr>
          <w:rFonts w:ascii="Consolas" w:hAnsi="Consolas" w:hint="eastAsia"/>
        </w:rPr>
        <w:t>.</w:t>
      </w:r>
    </w:p>
    <w:p w14:paraId="6165C772" w14:textId="7B932F37" w:rsidR="00DD07BE" w:rsidRDefault="00DD07BE" w:rsidP="00491E58">
      <w:pPr>
        <w:pStyle w:val="a4"/>
        <w:rPr>
          <w:rFonts w:ascii="Consolas" w:hAnsi="Consolas"/>
        </w:rPr>
      </w:pPr>
      <w:r>
        <w:rPr>
          <w:rFonts w:ascii="Consolas" w:hAnsi="Consolas" w:hint="eastAsia"/>
        </w:rPr>
        <w:t>Input length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512</w:t>
      </w:r>
      <w:r>
        <w:rPr>
          <w:rFonts w:ascii="Consolas" w:hAnsi="Consolas" w:hint="eastAsia"/>
        </w:rPr>
        <w:t>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하고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64</w:t>
      </w:r>
      <w:r>
        <w:rPr>
          <w:rFonts w:ascii="Consolas" w:hAnsi="Consolas" w:hint="eastAsia"/>
        </w:rPr>
        <w:t>개의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token</w:t>
      </w:r>
      <w:r>
        <w:rPr>
          <w:rFonts w:ascii="Consolas" w:hAnsi="Consolas" w:hint="eastAsia"/>
        </w:rPr>
        <w:t>마다</w:t>
      </w:r>
      <w:r>
        <w:rPr>
          <w:rFonts w:ascii="Consolas" w:hAnsi="Consolas" w:hint="eastAsia"/>
        </w:rPr>
        <w:t xml:space="preserve"> </w:t>
      </w:r>
      <w:r w:rsidR="00571CEA">
        <w:rPr>
          <w:rFonts w:ascii="Consolas" w:hAnsi="Consolas"/>
        </w:rPr>
        <w:t xml:space="preserve">randomly pick a starting position u </w:t>
      </w:r>
      <w:r w:rsidR="00571CEA">
        <w:rPr>
          <w:rFonts w:ascii="Consolas" w:hAnsi="Consolas" w:hint="eastAsia"/>
        </w:rPr>
        <w:t>그리고</w:t>
      </w:r>
      <w:r w:rsidR="00571CEA">
        <w:rPr>
          <w:rFonts w:ascii="Consolas" w:hAnsi="Consolas" w:hint="eastAsia"/>
        </w:rPr>
        <w:t xml:space="preserve"> </w:t>
      </w:r>
      <w:r w:rsidR="00571CEA">
        <w:rPr>
          <w:rFonts w:ascii="Consolas" w:hAnsi="Consolas"/>
        </w:rPr>
        <w:t>u</w:t>
      </w:r>
      <w:r w:rsidR="00571CEA">
        <w:rPr>
          <w:rFonts w:ascii="Consolas" w:hAnsi="Consolas" w:hint="eastAsia"/>
        </w:rPr>
        <w:t>로부터</w:t>
      </w:r>
      <w:r w:rsidR="00571CEA">
        <w:rPr>
          <w:rFonts w:ascii="Consolas" w:hAnsi="Consolas" w:hint="eastAsia"/>
        </w:rPr>
        <w:t xml:space="preserve"> </w:t>
      </w:r>
      <w:r w:rsidR="00571CEA">
        <w:rPr>
          <w:rFonts w:ascii="Consolas" w:hAnsi="Consolas" w:hint="eastAsia"/>
        </w:rPr>
        <w:t>연속적인</w:t>
      </w:r>
      <w:r w:rsidR="00571CEA">
        <w:rPr>
          <w:rFonts w:ascii="Consolas" w:hAnsi="Consolas" w:hint="eastAsia"/>
        </w:rPr>
        <w:t xml:space="preserve"> </w:t>
      </w:r>
      <w:r w:rsidR="00571CEA">
        <w:rPr>
          <w:rFonts w:ascii="Consolas" w:hAnsi="Consolas"/>
        </w:rPr>
        <w:t>span</w:t>
      </w:r>
      <w:r w:rsidR="00571CEA">
        <w:rPr>
          <w:rFonts w:ascii="Consolas" w:hAnsi="Consolas" w:hint="eastAsia"/>
        </w:rPr>
        <w:t>에</w:t>
      </w:r>
      <w:r w:rsidR="00571CEA">
        <w:rPr>
          <w:rFonts w:ascii="Consolas" w:hAnsi="Consolas" w:hint="eastAsia"/>
        </w:rPr>
        <w:t xml:space="preserve"> </w:t>
      </w:r>
      <w:r w:rsidR="00571CEA">
        <w:rPr>
          <w:rFonts w:ascii="Consolas" w:hAnsi="Consolas"/>
        </w:rPr>
        <w:t>mask</w:t>
      </w:r>
      <w:r w:rsidR="00571CEA">
        <w:rPr>
          <w:rFonts w:ascii="Consolas" w:hAnsi="Consolas" w:hint="eastAsia"/>
        </w:rPr>
        <w:t>를</w:t>
      </w:r>
      <w:r w:rsidR="00571CEA">
        <w:rPr>
          <w:rFonts w:ascii="Consolas" w:hAnsi="Consolas" w:hint="eastAsia"/>
        </w:rPr>
        <w:t xml:space="preserve"> </w:t>
      </w:r>
      <w:r w:rsidR="00571CEA">
        <w:rPr>
          <w:rFonts w:ascii="Consolas" w:hAnsi="Consolas" w:hint="eastAsia"/>
        </w:rPr>
        <w:t>씌운다</w:t>
      </w:r>
      <w:r w:rsidR="00571CEA">
        <w:rPr>
          <w:rFonts w:ascii="Consolas" w:hAnsi="Consolas" w:hint="eastAsia"/>
        </w:rPr>
        <w:t>.</w:t>
      </w:r>
    </w:p>
    <w:p w14:paraId="58874B90" w14:textId="1CBD9267" w:rsidR="00571CEA" w:rsidRDefault="00571CEA" w:rsidP="00491E58">
      <w:pPr>
        <w:pStyle w:val="a4"/>
        <w:rPr>
          <w:rFonts w:ascii="Consolas" w:hAnsi="Consolas"/>
        </w:rPr>
      </w:pPr>
      <w:r>
        <w:rPr>
          <w:rFonts w:ascii="Consolas" w:hAnsi="Consolas"/>
        </w:rPr>
        <w:t>“</w:t>
      </w:r>
      <w:r>
        <w:rPr>
          <w:rFonts w:ascii="Consolas" w:hAnsi="Consolas" w:hint="eastAsia"/>
        </w:rPr>
        <w:t>512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64</w:t>
      </w:r>
      <w:r>
        <w:rPr>
          <w:rFonts w:ascii="Consolas" w:hAnsi="Consolas" w:hint="eastAsia"/>
        </w:rPr>
        <w:t>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나눠서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8</w:t>
      </w:r>
      <w:r>
        <w:rPr>
          <w:rFonts w:ascii="Consolas" w:hAnsi="Consolas" w:hint="eastAsia"/>
        </w:rPr>
        <w:t>개의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chunk</w:t>
      </w:r>
      <w:r>
        <w:rPr>
          <w:rFonts w:ascii="Consolas" w:hAnsi="Consolas" w:hint="eastAsia"/>
        </w:rPr>
        <w:t>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나오고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이러한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8</w:t>
      </w:r>
      <w:r>
        <w:rPr>
          <w:rFonts w:ascii="Consolas" w:hAnsi="Consolas" w:hint="eastAsia"/>
        </w:rPr>
        <w:t>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중에서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random</w:t>
      </w:r>
      <w:r>
        <w:rPr>
          <w:rFonts w:ascii="Consolas" w:hAnsi="Consolas" w:hint="eastAsia"/>
        </w:rPr>
        <w:t>하게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u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각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chunk</w:t>
      </w:r>
      <w:r>
        <w:rPr>
          <w:rFonts w:ascii="Consolas" w:hAnsi="Consolas" w:hint="eastAsia"/>
        </w:rPr>
        <w:t>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시작점</w:t>
      </w:r>
      <w:r>
        <w:rPr>
          <w:rFonts w:ascii="Consolas" w:hAnsi="Consolas" w:hint="eastAsia"/>
        </w:rPr>
        <w:t>)</w:t>
      </w:r>
      <w:r>
        <w:rPr>
          <w:rFonts w:ascii="Consolas" w:hAnsi="Consolas" w:hint="eastAsia"/>
        </w:rPr>
        <w:t>을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뽑고</w:t>
      </w:r>
      <w:r>
        <w:rPr>
          <w:rFonts w:ascii="Consolas" w:hAnsi="Consolas" w:hint="eastAsia"/>
        </w:rPr>
        <w:t>,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그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/>
        </w:rPr>
        <w:t>chunck</w:t>
      </w:r>
      <w:proofErr w:type="spellEnd"/>
      <w:r>
        <w:rPr>
          <w:rFonts w:ascii="Consolas" w:hAnsi="Consolas" w:hint="eastAsia"/>
        </w:rPr>
        <w:t>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mask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씌운다고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해석하면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듯</w:t>
      </w:r>
      <w:r>
        <w:rPr>
          <w:rFonts w:ascii="Consolas" w:hAnsi="Consolas" w:hint="eastAsia"/>
        </w:rPr>
        <w:t>.</w:t>
      </w:r>
      <w:r>
        <w:rPr>
          <w:rFonts w:ascii="Consolas" w:hAnsi="Consolas"/>
        </w:rPr>
        <w:t>”</w:t>
      </w:r>
    </w:p>
    <w:p w14:paraId="596F8B68" w14:textId="2FA632AA" w:rsidR="00571CEA" w:rsidRDefault="00571CEA" w:rsidP="00491E58">
      <w:pPr>
        <w:pStyle w:val="a4"/>
        <w:rPr>
          <w:rFonts w:ascii="Consolas" w:hAnsi="Consolas"/>
        </w:rPr>
      </w:pPr>
      <w:r>
        <w:rPr>
          <w:rFonts w:ascii="Consolas" w:hAnsi="Consolas" w:hint="eastAsia"/>
        </w:rPr>
        <w:t>그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다음에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BERT</w:t>
      </w:r>
      <w:r>
        <w:rPr>
          <w:rFonts w:ascii="Consolas" w:hAnsi="Consolas" w:hint="eastAsia"/>
        </w:rPr>
        <w:t>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동일하게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선택된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span</w:t>
      </w:r>
      <w:r>
        <w:rPr>
          <w:rFonts w:ascii="Consolas" w:hAnsi="Consolas" w:hint="eastAsia"/>
        </w:rPr>
        <w:t>에서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80</w:t>
      </w:r>
      <w:r>
        <w:rPr>
          <w:rFonts w:ascii="Consolas" w:hAnsi="Consolas" w:hint="eastAsia"/>
        </w:rPr>
        <w:t>프로는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[MASK]</w:t>
      </w:r>
      <w:r>
        <w:rPr>
          <w:rFonts w:ascii="Consolas" w:hAnsi="Consolas" w:hint="eastAsia"/>
        </w:rPr>
        <w:t>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10</w:t>
      </w:r>
      <w:r>
        <w:rPr>
          <w:rFonts w:ascii="Consolas" w:hAnsi="Consolas" w:hint="eastAsia"/>
        </w:rPr>
        <w:t>프로는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Random</w:t>
      </w:r>
      <w:r>
        <w:rPr>
          <w:rFonts w:ascii="Consolas" w:hAnsi="Consolas" w:hint="eastAsia"/>
        </w:rPr>
        <w:t>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token</w:t>
      </w:r>
      <w:r>
        <w:rPr>
          <w:rFonts w:ascii="Consolas" w:hAnsi="Consolas" w:hint="eastAsia"/>
        </w:rPr>
        <w:t>으로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10</w:t>
      </w:r>
      <w:r>
        <w:rPr>
          <w:rFonts w:ascii="Consolas" w:hAnsi="Consolas" w:hint="eastAsia"/>
        </w:rPr>
        <w:t>프로는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변화시키지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않는다</w:t>
      </w:r>
      <w:r>
        <w:rPr>
          <w:rFonts w:ascii="Consolas" w:hAnsi="Consolas" w:hint="eastAsia"/>
        </w:rPr>
        <w:t>.</w:t>
      </w:r>
      <w:r>
        <w:rPr>
          <w:rFonts w:ascii="Consolas" w:hAnsi="Consolas"/>
        </w:rPr>
        <w:t xml:space="preserve"> </w:t>
      </w:r>
      <w:r>
        <w:rPr>
          <w:rFonts w:ascii="Consolas" w:hAnsi="Consolas" w:hint="eastAsia"/>
        </w:rPr>
        <w:t>그리고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 xml:space="preserve">computational cost </w:t>
      </w:r>
      <w:r>
        <w:rPr>
          <w:rFonts w:ascii="Consolas" w:hAnsi="Consolas" w:hint="eastAsia"/>
        </w:rPr>
        <w:t>때문에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mask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씌운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경우에만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/>
        </w:rPr>
        <w:t>cost</w:t>
      </w:r>
      <w:r>
        <w:rPr>
          <w:rFonts w:ascii="Consolas" w:hAnsi="Consolas" w:hint="eastAsia"/>
        </w:rPr>
        <w:t>를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계산하게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함</w:t>
      </w:r>
      <w:r>
        <w:rPr>
          <w:rFonts w:ascii="Consolas" w:hAnsi="Consolas" w:hint="eastAsia"/>
        </w:rPr>
        <w:t>(</w:t>
      </w:r>
      <w:r>
        <w:rPr>
          <w:rFonts w:ascii="Consolas" w:hAnsi="Consolas"/>
        </w:rPr>
        <w:t>BERT</w:t>
      </w:r>
      <w:r>
        <w:rPr>
          <w:rFonts w:ascii="Consolas" w:hAnsi="Consolas" w:hint="eastAsia"/>
        </w:rPr>
        <w:t>와는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다른</w:t>
      </w:r>
      <w:r>
        <w:rPr>
          <w:rFonts w:ascii="Consolas" w:hAnsi="Consolas" w:hint="eastAsia"/>
        </w:rPr>
        <w:t xml:space="preserve"> </w:t>
      </w:r>
      <w:proofErr w:type="spellStart"/>
      <w:r>
        <w:rPr>
          <w:rFonts w:ascii="Consolas" w:hAnsi="Consolas" w:hint="eastAsia"/>
        </w:rPr>
        <w:t>경우지</w:t>
      </w:r>
      <w:proofErr w:type="spellEnd"/>
      <w:r>
        <w:rPr>
          <w:rFonts w:ascii="Consolas" w:hAnsi="Consolas" w:hint="eastAsia"/>
        </w:rPr>
        <w:t>)</w:t>
      </w:r>
    </w:p>
    <w:p w14:paraId="15F274E8" w14:textId="29DC7023" w:rsidR="00571CEA" w:rsidRDefault="00571CEA" w:rsidP="00491E58">
      <w:pPr>
        <w:pStyle w:val="a4"/>
        <w:rPr>
          <w:rFonts w:ascii="Consolas" w:hAnsi="Consolas"/>
        </w:rPr>
      </w:pPr>
    </w:p>
    <w:p w14:paraId="08C6C2F0" w14:textId="56E988AA" w:rsidR="00571CEA" w:rsidDel="00571CEA" w:rsidRDefault="00571CEA" w:rsidP="00571CEA">
      <w:pPr>
        <w:pStyle w:val="a4"/>
        <w:rPr>
          <w:del w:id="2" w:author="옥창원" w:date="2020-08-24T13:18:00Z"/>
          <w:rFonts w:ascii="Consolas" w:hAnsi="Consolas"/>
        </w:rPr>
      </w:pPr>
      <w:r>
        <w:rPr>
          <w:rFonts w:ascii="Consolas" w:hAnsi="Consolas"/>
        </w:rPr>
        <w:t xml:space="preserve">3.2) Text Summarization </w:t>
      </w:r>
      <w:r>
        <w:rPr>
          <w:rFonts w:ascii="Consolas" w:hAnsi="Consolas" w:hint="eastAsia"/>
        </w:rPr>
        <w:t>실험</w:t>
      </w:r>
      <w:r>
        <w:rPr>
          <w:rFonts w:ascii="Consolas" w:hAnsi="Consolas" w:hint="eastAsia"/>
        </w:rPr>
        <w:t xml:space="preserve"> </w:t>
      </w:r>
      <w:r>
        <w:rPr>
          <w:rFonts w:ascii="Consolas" w:hAnsi="Consolas" w:hint="eastAsia"/>
        </w:rPr>
        <w:t>결과</w:t>
      </w:r>
    </w:p>
    <w:p w14:paraId="582CC63C" w14:textId="4059863E" w:rsidR="00571CEA" w:rsidRDefault="00571CEA" w:rsidP="00491E58">
      <w:pPr>
        <w:pStyle w:val="a4"/>
        <w:rPr>
          <w:ins w:id="3" w:author="옥창원" w:date="2020-08-24T13:18:00Z"/>
          <w:rFonts w:ascii="Consolas" w:hAnsi="Consolas"/>
        </w:rPr>
      </w:pPr>
    </w:p>
    <w:p w14:paraId="457FDCC7" w14:textId="5545997B" w:rsidR="00571CEA" w:rsidRDefault="00571CEA" w:rsidP="00491E58">
      <w:pPr>
        <w:pStyle w:val="a4"/>
        <w:rPr>
          <w:ins w:id="4" w:author="옥창원" w:date="2020-08-24T13:18:00Z"/>
          <w:rFonts w:ascii="Consolas" w:hAnsi="Consolas"/>
        </w:rPr>
      </w:pPr>
    </w:p>
    <w:p w14:paraId="6A1DDFB1" w14:textId="0127435B" w:rsidR="00571CEA" w:rsidRDefault="00571CEA" w:rsidP="00491E58">
      <w:pPr>
        <w:pStyle w:val="a4"/>
        <w:rPr>
          <w:ins w:id="5" w:author="옥창원" w:date="2020-08-24T13:18:00Z"/>
          <w:rFonts w:ascii="Consolas" w:hAnsi="Consolas" w:hint="eastAsia"/>
        </w:rPr>
      </w:pPr>
      <w:ins w:id="6" w:author="옥창원" w:date="2020-08-24T13:18:00Z">
        <w:r>
          <w:rPr>
            <w:noProof/>
          </w:rPr>
          <w:drawing>
            <wp:inline distT="0" distB="0" distL="0" distR="0" wp14:anchorId="5DD82DD5" wp14:editId="6A217CED">
              <wp:extent cx="2751874" cy="1351966"/>
              <wp:effectExtent l="0" t="0" r="0" b="635"/>
              <wp:docPr id="12" name="그림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765468" cy="13586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5A4FAB0F" wp14:editId="74F8902F">
              <wp:extent cx="2619784" cy="1179570"/>
              <wp:effectExtent l="0" t="0" r="0" b="1905"/>
              <wp:docPr id="13" name="그림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28702" cy="11835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DF6A00C" w14:textId="77777777" w:rsidR="00571CEA" w:rsidRDefault="00571CEA" w:rsidP="00571CEA">
      <w:pPr>
        <w:pStyle w:val="a4"/>
        <w:rPr>
          <w:ins w:id="7" w:author="옥창원" w:date="2020-08-24T13:18:00Z"/>
          <w:rFonts w:ascii="Consolas" w:hAnsi="Consolas"/>
        </w:rPr>
      </w:pPr>
      <w:ins w:id="8" w:author="옥창원" w:date="2020-08-24T13:18:00Z">
        <w:r>
          <w:rPr>
            <w:rFonts w:ascii="Consolas" w:hAnsi="Consolas" w:hint="eastAsia"/>
          </w:rPr>
          <w:t>ROUGE</w:t>
        </w:r>
        <w:r>
          <w:rPr>
            <w:rFonts w:ascii="Consolas" w:hAnsi="Consolas" w:hint="eastAsia"/>
          </w:rPr>
          <w:t>에서</w:t>
        </w:r>
        <w:r>
          <w:rPr>
            <w:rFonts w:ascii="Consolas" w:hAnsi="Consolas" w:hint="eastAsia"/>
          </w:rPr>
          <w:t xml:space="preserve"> </w:t>
        </w:r>
        <w:r>
          <w:rPr>
            <w:rFonts w:ascii="Consolas" w:hAnsi="Consolas" w:hint="eastAsia"/>
          </w:rPr>
          <w:t>싹</w:t>
        </w:r>
        <w:r>
          <w:rPr>
            <w:rFonts w:ascii="Consolas" w:hAnsi="Consolas" w:hint="eastAsia"/>
          </w:rPr>
          <w:t xml:space="preserve"> </w:t>
        </w:r>
        <w:r>
          <w:rPr>
            <w:rFonts w:ascii="Consolas" w:hAnsi="Consolas" w:hint="eastAsia"/>
          </w:rPr>
          <w:t>다</w:t>
        </w:r>
        <w:r>
          <w:rPr>
            <w:rFonts w:ascii="Consolas" w:hAnsi="Consolas" w:hint="eastAsia"/>
          </w:rPr>
          <w:t xml:space="preserve"> </w:t>
        </w:r>
        <w:r>
          <w:rPr>
            <w:rFonts w:ascii="Consolas" w:hAnsi="Consolas"/>
          </w:rPr>
          <w:t>SOTA</w:t>
        </w:r>
        <w:r>
          <w:rPr>
            <w:rFonts w:ascii="Consolas" w:hAnsi="Consolas" w:hint="eastAsia"/>
          </w:rPr>
          <w:t>를</w:t>
        </w:r>
        <w:r>
          <w:rPr>
            <w:rFonts w:ascii="Consolas" w:hAnsi="Consolas" w:hint="eastAsia"/>
          </w:rPr>
          <w:t xml:space="preserve"> </w:t>
        </w:r>
        <w:r>
          <w:rPr>
            <w:rFonts w:ascii="Consolas" w:hAnsi="Consolas" w:hint="eastAsia"/>
          </w:rPr>
          <w:t>달성함</w:t>
        </w:r>
        <w:r>
          <w:rPr>
            <w:rFonts w:ascii="Consolas" w:hAnsi="Consolas" w:hint="eastAsia"/>
          </w:rPr>
          <w:t>.</w:t>
        </w:r>
      </w:ins>
    </w:p>
    <w:p w14:paraId="7C3AC5E2" w14:textId="77777777" w:rsidR="00571CEA" w:rsidRDefault="00571CEA" w:rsidP="00571CEA">
      <w:pPr>
        <w:pStyle w:val="a4"/>
        <w:rPr>
          <w:ins w:id="9" w:author="옥창원" w:date="2020-08-24T13:18:00Z"/>
          <w:rFonts w:ascii="Consolas" w:hAnsi="Consolas"/>
        </w:rPr>
      </w:pPr>
    </w:p>
    <w:p w14:paraId="6BF29C7D" w14:textId="3F58744F" w:rsidR="00571CEA" w:rsidRDefault="00571CEA" w:rsidP="00571CEA">
      <w:pPr>
        <w:pStyle w:val="a4"/>
        <w:rPr>
          <w:ins w:id="10" w:author="옥창원" w:date="2020-08-24T13:21:00Z"/>
          <w:rFonts w:ascii="Consolas" w:hAnsi="Consolas"/>
        </w:rPr>
      </w:pPr>
      <w:ins w:id="11" w:author="옥창원" w:date="2020-08-24T13:18:00Z">
        <w:r>
          <w:rPr>
            <w:rFonts w:ascii="Consolas" w:hAnsi="Consolas"/>
          </w:rPr>
          <w:t xml:space="preserve">3.3) </w:t>
        </w:r>
      </w:ins>
      <w:ins w:id="12" w:author="옥창원" w:date="2020-08-24T13:19:00Z">
        <w:r>
          <w:rPr>
            <w:rFonts w:ascii="Consolas" w:hAnsi="Consolas"/>
          </w:rPr>
          <w:t>Question Generation</w:t>
        </w:r>
      </w:ins>
    </w:p>
    <w:p w14:paraId="3F72DC68" w14:textId="715CA4B6" w:rsidR="00571CEA" w:rsidRDefault="00571CEA" w:rsidP="00571CEA">
      <w:pPr>
        <w:pStyle w:val="a4"/>
        <w:jc w:val="center"/>
        <w:rPr>
          <w:ins w:id="13" w:author="옥창원" w:date="2020-08-24T13:21:00Z"/>
          <w:rFonts w:ascii="Consolas" w:hAnsi="Consolas"/>
        </w:rPr>
        <w:pPrChange w:id="14" w:author="옥창원" w:date="2020-08-24T13:21:00Z">
          <w:pPr>
            <w:pStyle w:val="a4"/>
          </w:pPr>
        </w:pPrChange>
      </w:pPr>
      <w:ins w:id="15" w:author="옥창원" w:date="2020-08-24T13:21:00Z">
        <w:r>
          <w:rPr>
            <w:noProof/>
          </w:rPr>
          <w:drawing>
            <wp:inline distT="0" distB="0" distL="0" distR="0" wp14:anchorId="574BF781" wp14:editId="0794C52B">
              <wp:extent cx="2015719" cy="1590383"/>
              <wp:effectExtent l="0" t="0" r="3810" b="0"/>
              <wp:docPr id="16" name="그림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038888" cy="16086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>
          <w:rPr>
            <w:noProof/>
          </w:rPr>
          <w:drawing>
            <wp:inline distT="0" distB="0" distL="0" distR="0" wp14:anchorId="2D657842" wp14:editId="02F57C72">
              <wp:extent cx="1851239" cy="1609219"/>
              <wp:effectExtent l="0" t="0" r="0" b="0"/>
              <wp:docPr id="17" name="그림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53927" cy="16115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513917" w14:textId="77777777" w:rsidR="00D32AAB" w:rsidRDefault="00D32AAB" w:rsidP="00D32AAB">
      <w:pPr>
        <w:pStyle w:val="a4"/>
        <w:jc w:val="left"/>
        <w:rPr>
          <w:ins w:id="16" w:author="옥창원" w:date="2020-08-24T13:24:00Z"/>
          <w:rFonts w:ascii="Consolas" w:hAnsi="Consolas"/>
        </w:rPr>
        <w:pPrChange w:id="17" w:author="옥창원" w:date="2020-08-24T13:24:00Z">
          <w:pPr>
            <w:pStyle w:val="a4"/>
          </w:pPr>
        </w:pPrChange>
      </w:pPr>
      <w:ins w:id="18" w:author="옥창원" w:date="2020-08-24T13:24:00Z">
        <w:r>
          <w:rPr>
            <w:rFonts w:ascii="Consolas" w:hAnsi="Consolas" w:hint="eastAsia"/>
          </w:rPr>
          <w:lastRenderedPageBreak/>
          <w:t>3.4</w:t>
        </w:r>
        <w:r>
          <w:rPr>
            <w:rFonts w:ascii="Consolas" w:hAnsi="Consolas"/>
          </w:rPr>
          <w:t xml:space="preserve">) Large scale </w:t>
        </w:r>
        <w:proofErr w:type="spellStart"/>
        <w:r>
          <w:rPr>
            <w:rFonts w:ascii="Consolas" w:hAnsi="Consolas"/>
          </w:rPr>
          <w:t>pretraining</w:t>
        </w:r>
        <w:proofErr w:type="spellEnd"/>
      </w:ins>
    </w:p>
    <w:p w14:paraId="1B8EFBE8" w14:textId="77777777" w:rsidR="00D32AAB" w:rsidRDefault="00D32AAB" w:rsidP="00D32AAB">
      <w:pPr>
        <w:pStyle w:val="a4"/>
        <w:jc w:val="left"/>
        <w:rPr>
          <w:ins w:id="19" w:author="옥창원" w:date="2020-08-24T13:24:00Z"/>
          <w:rFonts w:ascii="Consolas" w:hAnsi="Consolas"/>
        </w:rPr>
        <w:pPrChange w:id="20" w:author="옥창원" w:date="2020-08-24T13:24:00Z">
          <w:pPr>
            <w:pStyle w:val="a4"/>
          </w:pPr>
        </w:pPrChange>
      </w:pPr>
      <w:ins w:id="21" w:author="옥창원" w:date="2020-08-24T13:24:00Z">
        <w:r>
          <w:rPr>
            <w:noProof/>
          </w:rPr>
          <w:drawing>
            <wp:inline distT="0" distB="0" distL="0" distR="0" wp14:anchorId="2890172D" wp14:editId="24E7515D">
              <wp:extent cx="5731510" cy="1921510"/>
              <wp:effectExtent l="0" t="0" r="2540" b="2540"/>
              <wp:docPr id="19" name="그림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19215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6B5854F" w14:textId="77777777" w:rsidR="00D32AAB" w:rsidRDefault="00D32AAB" w:rsidP="00D32AAB">
      <w:pPr>
        <w:pStyle w:val="a4"/>
        <w:jc w:val="left"/>
        <w:rPr>
          <w:ins w:id="22" w:author="옥창원" w:date="2020-08-24T13:24:00Z"/>
          <w:rFonts w:ascii="Consolas" w:hAnsi="Consolas"/>
        </w:rPr>
        <w:pPrChange w:id="23" w:author="옥창원" w:date="2020-08-24T13:24:00Z">
          <w:pPr>
            <w:pStyle w:val="a4"/>
          </w:pPr>
        </w:pPrChange>
      </w:pPr>
      <w:ins w:id="24" w:author="옥창원" w:date="2020-08-24T13:24:00Z">
        <w:r>
          <w:rPr>
            <w:rFonts w:ascii="Consolas" w:hAnsi="Consolas"/>
          </w:rPr>
          <w:t xml:space="preserve">3.5) </w:t>
        </w:r>
        <w:proofErr w:type="spellStart"/>
        <w:r>
          <w:rPr>
            <w:rFonts w:ascii="Consolas" w:hAnsi="Consolas"/>
          </w:rPr>
          <w:t>ProphetNet</w:t>
        </w:r>
        <w:proofErr w:type="spellEnd"/>
        <w:r>
          <w:rPr>
            <w:rFonts w:ascii="Consolas" w:hAnsi="Consolas"/>
          </w:rPr>
          <w:t xml:space="preserve"> without Pre-training</w:t>
        </w:r>
      </w:ins>
    </w:p>
    <w:p w14:paraId="0A27CCC3" w14:textId="48505734" w:rsidR="00571CEA" w:rsidRDefault="00D32AAB" w:rsidP="00D32AAB">
      <w:pPr>
        <w:pStyle w:val="a4"/>
        <w:jc w:val="center"/>
        <w:rPr>
          <w:ins w:id="25" w:author="옥창원" w:date="2020-08-24T13:25:00Z"/>
          <w:rFonts w:ascii="Consolas" w:hAnsi="Consolas"/>
        </w:rPr>
        <w:pPrChange w:id="26" w:author="옥창원" w:date="2020-08-24T13:25:00Z">
          <w:pPr>
            <w:pStyle w:val="a4"/>
          </w:pPr>
        </w:pPrChange>
      </w:pPr>
      <w:ins w:id="27" w:author="옥창원" w:date="2020-08-24T13:24:00Z">
        <w:r>
          <w:rPr>
            <w:noProof/>
          </w:rPr>
          <w:drawing>
            <wp:inline distT="0" distB="0" distL="0" distR="0" wp14:anchorId="78AD24AD" wp14:editId="2B2F1549">
              <wp:extent cx="2574905" cy="868077"/>
              <wp:effectExtent l="0" t="0" r="0" b="8255"/>
              <wp:docPr id="20" name="그림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82677" cy="87069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D2E3CE2" w14:textId="420025C1" w:rsidR="00D32AAB" w:rsidRPr="00D32AAB" w:rsidRDefault="00D32AAB" w:rsidP="00D32AAB">
      <w:pPr>
        <w:pStyle w:val="a4"/>
        <w:jc w:val="left"/>
        <w:rPr>
          <w:ins w:id="28" w:author="옥창원" w:date="2020-08-24T13:19:00Z"/>
          <w:rFonts w:hint="eastAsia"/>
          <w:rPrChange w:id="29" w:author="옥창원" w:date="2020-08-24T13:25:00Z">
            <w:rPr>
              <w:ins w:id="30" w:author="옥창원" w:date="2020-08-24T13:19:00Z"/>
              <w:rFonts w:ascii="Consolas" w:hAnsi="Consolas" w:hint="eastAsia"/>
            </w:rPr>
          </w:rPrChange>
        </w:rPr>
        <w:pPrChange w:id="31" w:author="옥창원" w:date="2020-08-24T13:25:00Z">
          <w:pPr>
            <w:pStyle w:val="a4"/>
          </w:pPr>
        </w:pPrChange>
      </w:pPr>
      <w:proofErr w:type="spellStart"/>
      <w:ins w:id="32" w:author="옥창원" w:date="2020-08-24T13:25:00Z">
        <w:r>
          <w:t>Pretraining</w:t>
        </w:r>
        <w:proofErr w:type="spellEnd"/>
        <w:r>
          <w:rPr>
            <w:rFonts w:hint="eastAsia"/>
          </w:rPr>
          <w:t>하지 않고,</w:t>
        </w:r>
        <w:r>
          <w:t xml:space="preserve"> training </w:t>
        </w:r>
        <w:r>
          <w:rPr>
            <w:rFonts w:hint="eastAsia"/>
          </w:rPr>
          <w:t xml:space="preserve">할 때엔 </w:t>
        </w:r>
        <w:r>
          <w:t>future n gram prediction</w:t>
        </w:r>
        <w:r>
          <w:rPr>
            <w:rFonts w:hint="eastAsia"/>
          </w:rPr>
          <w:t>을 해주고,</w:t>
        </w:r>
        <w:r>
          <w:t xml:space="preserve"> test</w:t>
        </w:r>
        <w:r>
          <w:rPr>
            <w:rFonts w:hint="eastAsia"/>
          </w:rPr>
          <w:t xml:space="preserve">시에는 </w:t>
        </w:r>
        <w:r>
          <w:t>original transformer</w:t>
        </w:r>
      </w:ins>
      <w:ins w:id="33" w:author="옥창원" w:date="2020-08-24T13:41:00Z">
        <w:r w:rsidR="0088067E">
          <w:rPr>
            <w:rFonts w:hint="eastAsia"/>
          </w:rPr>
          <w:t xml:space="preserve">로 예측을 한다 </w:t>
        </w:r>
        <w:proofErr w:type="gramStart"/>
        <w:r w:rsidR="0088067E">
          <w:rPr>
            <w:rFonts w:hint="eastAsia"/>
          </w:rPr>
          <w:t xml:space="preserve">( </w:t>
        </w:r>
      </w:ins>
      <w:ins w:id="34" w:author="옥창원" w:date="2020-08-24T13:42:00Z">
        <w:r w:rsidR="0088067E">
          <w:t>parameter</w:t>
        </w:r>
        <w:r w:rsidR="0088067E">
          <w:rPr>
            <w:rFonts w:hint="eastAsia"/>
          </w:rPr>
          <w:t>를</w:t>
        </w:r>
        <w:proofErr w:type="gramEnd"/>
        <w:r w:rsidR="0088067E">
          <w:rPr>
            <w:rFonts w:hint="eastAsia"/>
          </w:rPr>
          <w:t xml:space="preserve"> </w:t>
        </w:r>
        <w:bookmarkStart w:id="35" w:name="_GoBack"/>
        <w:bookmarkEnd w:id="35"/>
        <w:r w:rsidR="0088067E">
          <w:rPr>
            <w:rFonts w:hint="eastAsia"/>
          </w:rPr>
          <w:t>공유하니 가능한 일로 사료됨)</w:t>
        </w:r>
      </w:ins>
    </w:p>
    <w:p w14:paraId="164C205C" w14:textId="2EBBA0A0" w:rsidR="00571CEA" w:rsidRPr="00491E58" w:rsidRDefault="00571CEA" w:rsidP="00D32AAB">
      <w:pPr>
        <w:pStyle w:val="a4"/>
        <w:rPr>
          <w:rFonts w:ascii="Consolas" w:hAnsi="Consolas" w:hint="eastAsia"/>
        </w:rPr>
        <w:pPrChange w:id="36" w:author="옥창원" w:date="2020-08-24T13:25:00Z">
          <w:pPr>
            <w:pStyle w:val="a4"/>
          </w:pPr>
        </w:pPrChange>
      </w:pPr>
      <w:del w:id="37" w:author="옥창원" w:date="2020-08-24T13:18:00Z">
        <w:r w:rsidDel="00571CEA">
          <w:rPr>
            <w:noProof/>
          </w:rPr>
          <w:drawing>
            <wp:inline distT="0" distB="0" distL="0" distR="0" wp14:anchorId="15732A93" wp14:editId="71601E81">
              <wp:extent cx="3616036" cy="1776519"/>
              <wp:effectExtent l="0" t="0" r="3810" b="0"/>
              <wp:docPr id="10" name="그림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23655" cy="17802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571CEA">
          <w:rPr>
            <w:noProof/>
          </w:rPr>
          <w:drawing>
            <wp:inline distT="0" distB="0" distL="0" distR="0" wp14:anchorId="2BF3B736" wp14:editId="172201EA">
              <wp:extent cx="3491345" cy="1571995"/>
              <wp:effectExtent l="0" t="0" r="0" b="9525"/>
              <wp:docPr id="9" name="그림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10727" cy="158072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sectPr w:rsidR="00571CEA" w:rsidRPr="00491E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F610C"/>
    <w:multiLevelType w:val="hybridMultilevel"/>
    <w:tmpl w:val="62F271D2"/>
    <w:lvl w:ilvl="0" w:tplc="F214A6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A8659E"/>
    <w:multiLevelType w:val="hybridMultilevel"/>
    <w:tmpl w:val="89E0C562"/>
    <w:lvl w:ilvl="0" w:tplc="A01A96B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28B2208"/>
    <w:multiLevelType w:val="hybridMultilevel"/>
    <w:tmpl w:val="FF0E49FA"/>
    <w:lvl w:ilvl="0" w:tplc="9EE8C08A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19102238"/>
    <w:multiLevelType w:val="hybridMultilevel"/>
    <w:tmpl w:val="465ED630"/>
    <w:lvl w:ilvl="0" w:tplc="94BA4C80">
      <w:start w:val="2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712E36"/>
    <w:multiLevelType w:val="hybridMultilevel"/>
    <w:tmpl w:val="16B695DE"/>
    <w:lvl w:ilvl="0" w:tplc="35BA67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44D73263"/>
    <w:multiLevelType w:val="hybridMultilevel"/>
    <w:tmpl w:val="E9305C80"/>
    <w:lvl w:ilvl="0" w:tplc="1D36070E">
      <w:start w:val="1"/>
      <w:numFmt w:val="decimal"/>
      <w:lvlText w:val="%1)"/>
      <w:lvlJc w:val="left"/>
      <w:pPr>
        <w:ind w:left="1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6" w15:restartNumberingAfterBreak="0">
    <w:nsid w:val="61A07B68"/>
    <w:multiLevelType w:val="multilevel"/>
    <w:tmpl w:val="8D9E57A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40" w:hanging="216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6"/>
  </w:num>
  <w:num w:numId="4">
    <w:abstractNumId w:val="2"/>
  </w:num>
  <w:num w:numId="5">
    <w:abstractNumId w:val="1"/>
  </w:num>
  <w:num w:numId="6">
    <w:abstractNumId w:val="5"/>
  </w:num>
  <w:num w:numId="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옥창원">
    <w15:presenceInfo w15:providerId="None" w15:userId="옥창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trackRevisions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1AA6"/>
    <w:rsid w:val="001B7070"/>
    <w:rsid w:val="003E375B"/>
    <w:rsid w:val="004251BE"/>
    <w:rsid w:val="00491E58"/>
    <w:rsid w:val="00571CEA"/>
    <w:rsid w:val="00597977"/>
    <w:rsid w:val="007758AB"/>
    <w:rsid w:val="0088067E"/>
    <w:rsid w:val="00940150"/>
    <w:rsid w:val="009E312B"/>
    <w:rsid w:val="00A81AA6"/>
    <w:rsid w:val="00AE24E4"/>
    <w:rsid w:val="00D32AAB"/>
    <w:rsid w:val="00D8671A"/>
    <w:rsid w:val="00DD07BE"/>
    <w:rsid w:val="00F8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82BB7"/>
  <w15:chartTrackingRefBased/>
  <w15:docId w15:val="{92167E7E-1646-4950-88D0-BF713B5F9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1AA6"/>
    <w:pPr>
      <w:ind w:leftChars="400" w:left="800"/>
    </w:pPr>
  </w:style>
  <w:style w:type="paragraph" w:styleId="a4">
    <w:name w:val="No Spacing"/>
    <w:uiPriority w:val="1"/>
    <w:qFormat/>
    <w:rsid w:val="00491E58"/>
    <w:pPr>
      <w:widowControl w:val="0"/>
      <w:wordWrap w:val="0"/>
      <w:autoSpaceDE w:val="0"/>
      <w:autoSpaceDN w:val="0"/>
      <w:spacing w:after="0" w:line="240" w:lineRule="auto"/>
    </w:pPr>
  </w:style>
  <w:style w:type="table" w:styleId="a5">
    <w:name w:val="Table Grid"/>
    <w:basedOn w:val="a1"/>
    <w:uiPriority w:val="59"/>
    <w:rsid w:val="00571C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593</Words>
  <Characters>3386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pn9194@gmail.com</dc:creator>
  <cp:keywords/>
  <dc:description/>
  <cp:lastModifiedBy>옥창원</cp:lastModifiedBy>
  <cp:revision>3</cp:revision>
  <dcterms:created xsi:type="dcterms:W3CDTF">2020-08-23T07:27:00Z</dcterms:created>
  <dcterms:modified xsi:type="dcterms:W3CDTF">2020-08-24T04:42:00Z</dcterms:modified>
</cp:coreProperties>
</file>